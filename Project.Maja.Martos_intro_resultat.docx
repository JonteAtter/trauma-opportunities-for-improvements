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860051"/>
          <w:lang w:val="en-GB"/>
        </w:rPr>
        <w:id w:val="-488937297"/>
        <w:docPartObj>
          <w:docPartGallery w:val="Cover Pages"/>
          <w:docPartUnique/>
        </w:docPartObj>
      </w:sdtPr>
      <w:sdtEndPr/>
      <w:sdtContent>
        <w:p w14:paraId="560F08C7" w14:textId="6833C815" w:rsidR="005D6FA2" w:rsidRPr="003F7195" w:rsidRDefault="00FD7FA8" w:rsidP="00452518">
          <w:pPr>
            <w:rPr>
              <w:color w:val="860051"/>
              <w:lang w:val="en-GB"/>
            </w:rPr>
          </w:pPr>
          <w:r w:rsidRPr="003F7195">
            <w:rPr>
              <w:noProof/>
              <w:lang w:val="en-GB"/>
            </w:rPr>
            <mc:AlternateContent>
              <mc:Choice Requires="wps">
                <w:drawing>
                  <wp:anchor distT="0" distB="0" distL="114300" distR="114300" simplePos="0" relativeHeight="251658243" behindDoc="0" locked="0" layoutInCell="1" allowOverlap="1" wp14:anchorId="55EF75C3" wp14:editId="5E85A583">
                    <wp:simplePos x="0" y="0"/>
                    <wp:positionH relativeFrom="column">
                      <wp:posOffset>852170</wp:posOffset>
                    </wp:positionH>
                    <wp:positionV relativeFrom="paragraph">
                      <wp:posOffset>6902450</wp:posOffset>
                    </wp:positionV>
                    <wp:extent cx="5544820" cy="784860"/>
                    <wp:effectExtent l="0" t="0" r="0" b="0"/>
                    <wp:wrapNone/>
                    <wp:docPr id="4" name="Textruta 4"/>
                    <wp:cNvGraphicFramePr/>
                    <a:graphic xmlns:a="http://schemas.openxmlformats.org/drawingml/2006/main">
                      <a:graphicData uri="http://schemas.microsoft.com/office/word/2010/wordprocessingShape">
                        <wps:wsp>
                          <wps:cNvSpPr txBox="1"/>
                          <wps:spPr>
                            <a:xfrm>
                              <a:off x="0" y="0"/>
                              <a:ext cx="5544820" cy="784860"/>
                            </a:xfrm>
                            <a:prstGeom prst="rect">
                              <a:avLst/>
                            </a:prstGeom>
                            <a:noFill/>
                            <a:ln w="6350">
                              <a:noFill/>
                            </a:ln>
                            <a:effectLst/>
                          </wps:spPr>
                          <wps:txbx>
                            <w:txbxContent>
                              <w:p w14:paraId="44AB462C" w14:textId="7E7E4FCC" w:rsidR="00CA3187" w:rsidRDefault="004E4D12" w:rsidP="005D6FA2">
                                <w:pPr>
                                  <w:spacing w:after="0" w:line="240" w:lineRule="auto"/>
                                  <w:jc w:val="right"/>
                                </w:pPr>
                                <w:r>
                                  <w:t>Supervisor</w:t>
                                </w:r>
                                <w:r w:rsidR="00CA3187">
                                  <w:t xml:space="preserve">: </w:t>
                                </w:r>
                                <w:r w:rsidR="005D6FA2">
                                  <w:rPr>
                                    <w:rFonts w:eastAsia="Calibri"/>
                                  </w:rPr>
                                  <w:t>Martin Gerdin</w:t>
                                </w:r>
                                <w:ins w:id="0" w:author="Martin Gerdin Wärnberg" w:date="2023-04-24T18:32:00Z">
                                  <w:r w:rsidR="00E949D2">
                                    <w:rPr>
                                      <w:rFonts w:eastAsia="Calibri"/>
                                    </w:rPr>
                                    <w:t xml:space="preserve"> Wärnberg</w:t>
                                  </w:r>
                                </w:ins>
                                <w:r w:rsidR="005D6FA2">
                                  <w:rPr>
                                    <w:rFonts w:eastAsia="Calibri"/>
                                  </w:rPr>
                                  <w:t xml:space="preserve"> </w:t>
                                </w:r>
                              </w:p>
                              <w:p w14:paraId="79AFE19E" w14:textId="15A68E91" w:rsidR="00CA3187" w:rsidRDefault="004E4D12" w:rsidP="005D6FA2">
                                <w:pPr>
                                  <w:spacing w:after="0" w:line="240" w:lineRule="auto"/>
                                  <w:jc w:val="right"/>
                                  <w:rPr>
                                    <w:rFonts w:eastAsia="Calibri"/>
                                  </w:rPr>
                                </w:pPr>
                                <w:r>
                                  <w:t>Co-supervisor</w:t>
                                </w:r>
                                <w:r w:rsidR="00CA3187">
                                  <w:t xml:space="preserve">: </w:t>
                                </w:r>
                                <w:r w:rsidR="005D6FA2">
                                  <w:rPr>
                                    <w:rFonts w:eastAsia="Calibri"/>
                                  </w:rPr>
                                  <w:t xml:space="preserve">Jonatan </w:t>
                                </w:r>
                                <w:proofErr w:type="spellStart"/>
                                <w:r w:rsidR="005D6FA2">
                                  <w:rPr>
                                    <w:rFonts w:eastAsia="Calibri"/>
                                  </w:rPr>
                                  <w:t>Attergrim</w:t>
                                </w:r>
                                <w:proofErr w:type="spellEnd"/>
                              </w:p>
                              <w:p w14:paraId="6B6F7038" w14:textId="77777777" w:rsidR="00FD7FA8" w:rsidRDefault="00FD7FA8" w:rsidP="00CA3187">
                                <w:pPr>
                                  <w:spacing w:after="0" w:line="240" w:lineRule="auto"/>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F75C3" id="_x0000_t202" coordsize="21600,21600" o:spt="202" path="m,l,21600r21600,l21600,xe">
                    <v:stroke joinstyle="miter"/>
                    <v:path gradientshapeok="t" o:connecttype="rect"/>
                  </v:shapetype>
                  <v:shape id="Textruta 4" o:spid="_x0000_s1026" type="#_x0000_t202" style="position:absolute;margin-left:67.1pt;margin-top:543.5pt;width:436.6pt;height:61.8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" filled="f" stroked="f" strokeweight=".5pt">
                    <v:textbox>
                      <w:txbxContent>
                        <w:p w14:paraId="44AB462C" w14:textId="7E7E4FCC" w:rsidR="00CA3187" w:rsidRDefault="004E4D12" w:rsidP="005D6FA2">
                          <w:pPr>
                            <w:spacing w:after="0" w:line="240" w:lineRule="auto"/>
                            <w:jc w:val="right"/>
                          </w:pPr>
                          <w:r>
                            <w:t>Supervisor</w:t>
                          </w:r>
                          <w:r w:rsidR="00CA3187">
                            <w:t xml:space="preserve">: </w:t>
                          </w:r>
                          <w:r w:rsidR="005D6FA2">
                            <w:rPr>
                              <w:rFonts w:eastAsia="Calibri"/>
                            </w:rPr>
                            <w:t>Martin Gerdin</w:t>
                          </w:r>
                          <w:ins w:id="1" w:author="Martin Gerdin Wärnberg" w:date="2023-04-24T18:32:00Z">
                            <w:r w:rsidR="00E949D2">
                              <w:rPr>
                                <w:rFonts w:eastAsia="Calibri"/>
                              </w:rPr>
                              <w:t xml:space="preserve"> Wärnberg</w:t>
                            </w:r>
                          </w:ins>
                          <w:r w:rsidR="005D6FA2">
                            <w:rPr>
                              <w:rFonts w:eastAsia="Calibri"/>
                            </w:rPr>
                            <w:t xml:space="preserve"> </w:t>
                          </w:r>
                        </w:p>
                        <w:p w14:paraId="79AFE19E" w14:textId="15A68E91" w:rsidR="00CA3187" w:rsidRDefault="004E4D12" w:rsidP="005D6FA2">
                          <w:pPr>
                            <w:spacing w:after="0" w:line="240" w:lineRule="auto"/>
                            <w:jc w:val="right"/>
                            <w:rPr>
                              <w:rFonts w:eastAsia="Calibri"/>
                            </w:rPr>
                          </w:pPr>
                          <w:r>
                            <w:t>Co-supervisor</w:t>
                          </w:r>
                          <w:r w:rsidR="00CA3187">
                            <w:t xml:space="preserve">: </w:t>
                          </w:r>
                          <w:r w:rsidR="005D6FA2">
                            <w:rPr>
                              <w:rFonts w:eastAsia="Calibri"/>
                            </w:rPr>
                            <w:t xml:space="preserve">Jonatan </w:t>
                          </w:r>
                          <w:proofErr w:type="spellStart"/>
                          <w:r w:rsidR="005D6FA2">
                            <w:rPr>
                              <w:rFonts w:eastAsia="Calibri"/>
                            </w:rPr>
                            <w:t>Attergrim</w:t>
                          </w:r>
                          <w:proofErr w:type="spellEnd"/>
                        </w:p>
                        <w:p w14:paraId="6B6F7038" w14:textId="77777777" w:rsidR="00FD7FA8" w:rsidRDefault="00FD7FA8" w:rsidP="00CA3187">
                          <w:pPr>
                            <w:spacing w:after="0" w:line="240" w:lineRule="auto"/>
                            <w:jc w:val="right"/>
                          </w:pPr>
                        </w:p>
                      </w:txbxContent>
                    </v:textbox>
                  </v:shape>
                </w:pict>
              </mc:Fallback>
            </mc:AlternateContent>
          </w:r>
          <w:r w:rsidR="00CA3187" w:rsidRPr="003F7195">
            <w:rPr>
              <w:noProof/>
              <w:lang w:val="en-GB"/>
            </w:rPr>
            <mc:AlternateContent>
              <mc:Choice Requires="wps">
                <w:drawing>
                  <wp:anchor distT="0" distB="0" distL="114300" distR="114300" simplePos="0" relativeHeight="251658241" behindDoc="0" locked="0" layoutInCell="1" allowOverlap="1" wp14:anchorId="482B6D1A" wp14:editId="45056878">
                    <wp:simplePos x="0" y="0"/>
                    <wp:positionH relativeFrom="column">
                      <wp:posOffset>783590</wp:posOffset>
                    </wp:positionH>
                    <wp:positionV relativeFrom="paragraph">
                      <wp:posOffset>3290570</wp:posOffset>
                    </wp:positionV>
                    <wp:extent cx="5615940" cy="2964180"/>
                    <wp:effectExtent l="0" t="0" r="3810" b="7620"/>
                    <wp:wrapNone/>
                    <wp:docPr id="5" name="Textruta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5940" cy="2964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FB767" w14:textId="2A229E84" w:rsidR="003A6821" w:rsidRPr="004B2CF0" w:rsidRDefault="00EC2B8E" w:rsidP="003A6821">
                                <w:pPr>
                                  <w:spacing w:line="240" w:lineRule="auto"/>
                                  <w:jc w:val="center"/>
                                  <w:rPr>
                                    <w:rFonts w:eastAsia="Times New Roman"/>
                                    <w:b/>
                                    <w:color w:val="860051"/>
                                    <w:spacing w:val="-2"/>
                                    <w:sz w:val="48"/>
                                    <w:szCs w:val="48"/>
                                    <w:lang w:val="en-GB"/>
                                  </w:rPr>
                                </w:pPr>
                                <w:r>
                                  <w:rPr>
                                    <w:rFonts w:eastAsia="Times New Roman"/>
                                    <w:b/>
                                    <w:color w:val="860051"/>
                                    <w:spacing w:val="-2"/>
                                    <w:sz w:val="48"/>
                                    <w:szCs w:val="48"/>
                                    <w:lang w:val="en-GB"/>
                                  </w:rPr>
                                  <w:t>Trauma cohorts and correlation do different opportunities for improvement</w:t>
                                </w:r>
                              </w:p>
                              <w:p w14:paraId="206C6F66" w14:textId="69B79597" w:rsidR="00FD7FA8" w:rsidRPr="00EC2B8E" w:rsidRDefault="00EC2B8E" w:rsidP="00FD7FA8">
                                <w:pPr>
                                  <w:spacing w:after="0" w:line="240" w:lineRule="auto"/>
                                  <w:jc w:val="center"/>
                                  <w:rPr>
                                    <w:rFonts w:eastAsia="Calibri"/>
                                    <w:b/>
                                    <w:iCs/>
                                    <w:lang w:val="en-GB"/>
                                  </w:rPr>
                                </w:pPr>
                                <w:r w:rsidRPr="00EC2B8E">
                                  <w:rPr>
                                    <w:b/>
                                    <w:iCs/>
                                    <w:color w:val="860051"/>
                                    <w:sz w:val="32"/>
                                    <w:szCs w:val="32"/>
                                    <w:lang w:val="en-GB"/>
                                  </w:rPr>
                                  <w:t>A r</w:t>
                                </w:r>
                                <w:r>
                                  <w:rPr>
                                    <w:b/>
                                    <w:iCs/>
                                    <w:color w:val="860051"/>
                                    <w:sz w:val="32"/>
                                    <w:szCs w:val="32"/>
                                    <w:lang w:val="en-GB"/>
                                  </w:rPr>
                                  <w:t>egistry based study</w:t>
                                </w:r>
                              </w:p>
                              <w:p w14:paraId="70D53A0C" w14:textId="604D8148" w:rsidR="00FD7FA8" w:rsidRPr="004B2CF0" w:rsidRDefault="004E4D12" w:rsidP="00FD7FA8">
                                <w:pPr>
                                  <w:spacing w:after="0" w:line="240" w:lineRule="auto"/>
                                  <w:jc w:val="center"/>
                                  <w:rPr>
                                    <w:rFonts w:eastAsia="Calibri"/>
                                    <w:b/>
                                    <w:lang w:val="en-GB"/>
                                  </w:rPr>
                                </w:pPr>
                                <w:r>
                                  <w:rPr>
                                    <w:b/>
                                    <w:lang w:val="en-GB"/>
                                  </w:rPr>
                                  <w:t>Author</w:t>
                                </w:r>
                                <w:r w:rsidR="003A6821" w:rsidRPr="004B2CF0">
                                  <w:rPr>
                                    <w:b/>
                                    <w:lang w:val="en-GB"/>
                                  </w:rPr>
                                  <w:t>:</w:t>
                                </w:r>
                                <w:r w:rsidR="003A6821" w:rsidRPr="004B2CF0">
                                  <w:rPr>
                                    <w:rFonts w:ascii="Calibri" w:eastAsia="Calibri" w:hAnsi="Calibri"/>
                                    <w:lang w:val="en-GB"/>
                                  </w:rPr>
                                  <w:t xml:space="preserve"> </w:t>
                                </w:r>
                                <w:r w:rsidR="005D6FA2" w:rsidRPr="004B2CF0">
                                  <w:rPr>
                                    <w:rFonts w:eastAsia="Calibri"/>
                                    <w:b/>
                                    <w:lang w:val="en-GB"/>
                                  </w:rPr>
                                  <w:t xml:space="preserve">Maja Martos </w:t>
                                </w:r>
                              </w:p>
                              <w:p w14:paraId="3F20DE90" w14:textId="77777777" w:rsidR="00FD7FA8" w:rsidRPr="004B2CF0" w:rsidRDefault="00FD7FA8" w:rsidP="00FD7FA8">
                                <w:pPr>
                                  <w:spacing w:after="0" w:line="240" w:lineRule="auto"/>
                                  <w:jc w:val="center"/>
                                  <w:rPr>
                                    <w:rFonts w:eastAsia="Calibri"/>
                                    <w:b/>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82B6D1A" id="Textruta 5" o:spid="_x0000_s1027" type="#_x0000_t202" style="position:absolute;margin-left:61.7pt;margin-top:259.1pt;width:442.2pt;height:233.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" fillcolor="white [3201]" stroked="f" strokeweight=".5pt">
                    <v:textbox>
                      <w:txbxContent>
                        <w:p w14:paraId="4B8FB767" w14:textId="2A229E84" w:rsidR="003A6821" w:rsidRPr="004B2CF0" w:rsidRDefault="00EC2B8E" w:rsidP="003A6821">
                          <w:pPr>
                            <w:spacing w:line="240" w:lineRule="auto"/>
                            <w:jc w:val="center"/>
                            <w:rPr>
                              <w:rFonts w:eastAsia="Times New Roman"/>
                              <w:b/>
                              <w:color w:val="860051"/>
                              <w:spacing w:val="-2"/>
                              <w:sz w:val="48"/>
                              <w:szCs w:val="48"/>
                              <w:lang w:val="en-GB"/>
                            </w:rPr>
                          </w:pPr>
                          <w:r>
                            <w:rPr>
                              <w:rFonts w:eastAsia="Times New Roman"/>
                              <w:b/>
                              <w:color w:val="860051"/>
                              <w:spacing w:val="-2"/>
                              <w:sz w:val="48"/>
                              <w:szCs w:val="48"/>
                              <w:lang w:val="en-GB"/>
                            </w:rPr>
                            <w:t xml:space="preserve">Trauma cohorts and correlation do different opportunities for </w:t>
                          </w:r>
                          <w:proofErr w:type="gramStart"/>
                          <w:r>
                            <w:rPr>
                              <w:rFonts w:eastAsia="Times New Roman"/>
                              <w:b/>
                              <w:color w:val="860051"/>
                              <w:spacing w:val="-2"/>
                              <w:sz w:val="48"/>
                              <w:szCs w:val="48"/>
                              <w:lang w:val="en-GB"/>
                            </w:rPr>
                            <w:t>improvement</w:t>
                          </w:r>
                          <w:proofErr w:type="gramEnd"/>
                        </w:p>
                        <w:p w14:paraId="206C6F66" w14:textId="69B79597" w:rsidR="00FD7FA8" w:rsidRPr="00EC2B8E" w:rsidRDefault="00EC2B8E" w:rsidP="00FD7FA8">
                          <w:pPr>
                            <w:spacing w:after="0" w:line="240" w:lineRule="auto"/>
                            <w:jc w:val="center"/>
                            <w:rPr>
                              <w:rFonts w:eastAsia="Calibri"/>
                              <w:b/>
                              <w:iCs/>
                              <w:lang w:val="en-GB"/>
                            </w:rPr>
                          </w:pPr>
                          <w:r w:rsidRPr="00EC2B8E">
                            <w:rPr>
                              <w:b/>
                              <w:iCs/>
                              <w:color w:val="860051"/>
                              <w:sz w:val="32"/>
                              <w:szCs w:val="32"/>
                              <w:lang w:val="en-GB"/>
                            </w:rPr>
                            <w:t>A r</w:t>
                          </w:r>
                          <w:r>
                            <w:rPr>
                              <w:b/>
                              <w:iCs/>
                              <w:color w:val="860051"/>
                              <w:sz w:val="32"/>
                              <w:szCs w:val="32"/>
                              <w:lang w:val="en-GB"/>
                            </w:rPr>
                            <w:t xml:space="preserve">egistry based </w:t>
                          </w:r>
                          <w:proofErr w:type="gramStart"/>
                          <w:r>
                            <w:rPr>
                              <w:b/>
                              <w:iCs/>
                              <w:color w:val="860051"/>
                              <w:sz w:val="32"/>
                              <w:szCs w:val="32"/>
                              <w:lang w:val="en-GB"/>
                            </w:rPr>
                            <w:t>study</w:t>
                          </w:r>
                          <w:proofErr w:type="gramEnd"/>
                        </w:p>
                        <w:p w14:paraId="70D53A0C" w14:textId="604D8148" w:rsidR="00FD7FA8" w:rsidRPr="004B2CF0" w:rsidRDefault="004E4D12" w:rsidP="00FD7FA8">
                          <w:pPr>
                            <w:spacing w:after="0" w:line="240" w:lineRule="auto"/>
                            <w:jc w:val="center"/>
                            <w:rPr>
                              <w:rFonts w:eastAsia="Calibri"/>
                              <w:b/>
                              <w:lang w:val="en-GB"/>
                            </w:rPr>
                          </w:pPr>
                          <w:r>
                            <w:rPr>
                              <w:b/>
                              <w:lang w:val="en-GB"/>
                            </w:rPr>
                            <w:t>Author</w:t>
                          </w:r>
                          <w:r w:rsidR="003A6821" w:rsidRPr="004B2CF0">
                            <w:rPr>
                              <w:b/>
                              <w:lang w:val="en-GB"/>
                            </w:rPr>
                            <w:t>:</w:t>
                          </w:r>
                          <w:r w:rsidR="003A6821" w:rsidRPr="004B2CF0">
                            <w:rPr>
                              <w:rFonts w:ascii="Calibri" w:eastAsia="Calibri" w:hAnsi="Calibri"/>
                              <w:lang w:val="en-GB"/>
                            </w:rPr>
                            <w:t xml:space="preserve"> </w:t>
                          </w:r>
                          <w:r w:rsidR="005D6FA2" w:rsidRPr="004B2CF0">
                            <w:rPr>
                              <w:rFonts w:eastAsia="Calibri"/>
                              <w:b/>
                              <w:lang w:val="en-GB"/>
                            </w:rPr>
                            <w:t xml:space="preserve">Maja Martos </w:t>
                          </w:r>
                        </w:p>
                        <w:p w14:paraId="3F20DE90" w14:textId="77777777" w:rsidR="00FD7FA8" w:rsidRPr="004B2CF0" w:rsidRDefault="00FD7FA8" w:rsidP="00FD7FA8">
                          <w:pPr>
                            <w:spacing w:after="0" w:line="240" w:lineRule="auto"/>
                            <w:jc w:val="center"/>
                            <w:rPr>
                              <w:rFonts w:eastAsia="Calibri"/>
                              <w:b/>
                              <w:lang w:val="en-GB"/>
                            </w:rPr>
                          </w:pPr>
                        </w:p>
                      </w:txbxContent>
                    </v:textbox>
                  </v:shape>
                </w:pict>
              </mc:Fallback>
            </mc:AlternateContent>
          </w:r>
          <w:r w:rsidR="006E2E87" w:rsidRPr="003F7195">
            <w:rPr>
              <w:noProof/>
              <w:lang w:val="en-GB"/>
            </w:rPr>
            <mc:AlternateContent>
              <mc:Choice Requires="wps">
                <w:drawing>
                  <wp:anchor distT="0" distB="0" distL="114300" distR="114300" simplePos="0" relativeHeight="251658242" behindDoc="0" locked="0" layoutInCell="1" allowOverlap="1" wp14:anchorId="7B859E41" wp14:editId="50151B93">
                    <wp:simplePos x="0" y="0"/>
                    <wp:positionH relativeFrom="column">
                      <wp:posOffset>814070</wp:posOffset>
                    </wp:positionH>
                    <wp:positionV relativeFrom="paragraph">
                      <wp:posOffset>774065</wp:posOffset>
                    </wp:positionV>
                    <wp:extent cx="5544820" cy="1249680"/>
                    <wp:effectExtent l="0" t="0" r="0" b="7620"/>
                    <wp:wrapNone/>
                    <wp:docPr id="3" name="Textruta 3"/>
                    <wp:cNvGraphicFramePr/>
                    <a:graphic xmlns:a="http://schemas.openxmlformats.org/drawingml/2006/main">
                      <a:graphicData uri="http://schemas.microsoft.com/office/word/2010/wordprocessingShape">
                        <wps:wsp>
                          <wps:cNvSpPr txBox="1"/>
                          <wps:spPr>
                            <a:xfrm>
                              <a:off x="0" y="0"/>
                              <a:ext cx="5544820" cy="1249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667BD0" w14:textId="0BABBEAD" w:rsidR="006E2E87" w:rsidRPr="004E4D12" w:rsidRDefault="004E4D12" w:rsidP="006E2E87">
                                <w:pPr>
                                  <w:spacing w:line="240" w:lineRule="auto"/>
                                  <w:rPr>
                                    <w:lang w:val="en-GB"/>
                                  </w:rPr>
                                </w:pPr>
                                <w:r>
                                  <w:rPr>
                                    <w:lang w:val="en-GB"/>
                                  </w:rPr>
                                  <w:t>The Karolinska University Hospital</w:t>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FILLIN  "(namnet på den institution där arbetet har utförts)"  \* MERGEFORMAT </w:instrText>
                                </w:r>
                                <w:r w:rsidR="006E2E87">
                                  <w:rPr>
                                    <w:rFonts w:eastAsia="Calibri"/>
                                  </w:rPr>
                                  <w:fldChar w:fldCharType="end"/>
                                </w:r>
                                <w:r w:rsidR="006E2E87">
                                  <w:rPr>
                                    <w:rFonts w:eastAsia="Calibri"/>
                                  </w:rPr>
                                  <w:fldChar w:fldCharType="end"/>
                                </w:r>
                                <w:r w:rsidR="006E2E87">
                                  <w:rPr>
                                    <w:rFonts w:eastAsia="Calibri"/>
                                  </w:rPr>
                                  <w:fldChar w:fldCharType="end"/>
                                </w:r>
                                <w:r w:rsidR="006E2E87" w:rsidRPr="004E4D12">
                                  <w:rPr>
                                    <w:lang w:val="en-GB"/>
                                  </w:rPr>
                                  <w:br/>
                                </w:r>
                                <w:r w:rsidRPr="004E4D12">
                                  <w:rPr>
                                    <w:rFonts w:eastAsia="Calibri"/>
                                    <w:lang w:val="en-GB"/>
                                  </w:rPr>
                                  <w:t xml:space="preserve">Maja Martos </w:t>
                                </w:r>
                                <w:r w:rsidR="006E2E87" w:rsidRPr="004E4D12">
                                  <w:rPr>
                                    <w:lang w:val="en-GB"/>
                                  </w:rPr>
                                  <w:br/>
                                </w:r>
                                <w:r w:rsidRPr="004E4D12">
                                  <w:rPr>
                                    <w:lang w:val="en-GB"/>
                                  </w:rPr>
                                  <w:t>The Medical program</w:t>
                                </w:r>
                                <w:r w:rsidR="006E2E87" w:rsidRPr="004E4D12">
                                  <w:rPr>
                                    <w:lang w:val="en-GB"/>
                                  </w:rPr>
                                  <w:br/>
                                </w:r>
                                <w:r w:rsidRPr="004E4D12">
                                  <w:rPr>
                                    <w:lang w:val="en-GB"/>
                                  </w:rPr>
                                  <w:t>Master thesis</w:t>
                                </w:r>
                                <w:r w:rsidR="007A4601" w:rsidRPr="004E4D12">
                                  <w:rPr>
                                    <w:lang w:val="en-GB"/>
                                  </w:rPr>
                                  <w:t xml:space="preserve"> 30 p</w:t>
                                </w:r>
                                <w:r w:rsidR="007A4601" w:rsidRPr="004E4D12">
                                  <w:rPr>
                                    <w:lang w:val="en-GB"/>
                                  </w:rPr>
                                  <w:br/>
                                </w:r>
                                <w:r w:rsidRPr="004E4D12">
                                  <w:rPr>
                                    <w:lang w:val="en-GB"/>
                                  </w:rPr>
                                  <w:t>The spring semester</w:t>
                                </w:r>
                                <w:r w:rsidR="00D318A7" w:rsidRPr="004E4D12">
                                  <w:rPr>
                                    <w:lang w:val="en-GB"/>
                                  </w:rPr>
                                  <w:t xml:space="preserve"> 20</w:t>
                                </w:r>
                                <w:r w:rsidR="0014476E" w:rsidRPr="004E4D12">
                                  <w:rPr>
                                    <w:lang w:val="en-GB"/>
                                  </w:rPr>
                                  <w:t>2</w:t>
                                </w:r>
                                <w:r w:rsidR="006103D5" w:rsidRPr="004E4D12">
                                  <w:rPr>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7B859E41" id="Textruta 3" o:spid="_x0000_s1028" type="#_x0000_t202" style="position:absolute;margin-left:64.1pt;margin-top:60.95pt;width:436.6pt;height:98.4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" filled="f" stroked="f" strokeweight=".5pt">
                    <v:textbox>
                      <w:txbxContent>
                        <w:p w14:paraId="08667BD0" w14:textId="0BABBEAD" w:rsidR="006E2E87" w:rsidRPr="004E4D12" w:rsidRDefault="004E4D12" w:rsidP="006E2E87">
                          <w:pPr>
                            <w:spacing w:line="240" w:lineRule="auto"/>
                            <w:rPr>
                              <w:lang w:val="en-GB"/>
                            </w:rPr>
                          </w:pPr>
                          <w:r>
                            <w:rPr>
                              <w:lang w:val="en-GB"/>
                            </w:rPr>
                            <w:t>The Karolinska University Hospital</w:t>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AUTOTEXTLIST    \* MERGEFORMAT </w:instrText>
                          </w:r>
                          <w:r w:rsidR="006E2E87">
                            <w:rPr>
                              <w:rFonts w:eastAsia="Calibri"/>
                            </w:rPr>
                            <w:fldChar w:fldCharType="separate"/>
                          </w:r>
                          <w:r w:rsidR="006E2E87">
                            <w:rPr>
                              <w:rFonts w:eastAsia="Calibri"/>
                            </w:rPr>
                            <w:fldChar w:fldCharType="begin"/>
                          </w:r>
                          <w:r w:rsidR="006E2E87" w:rsidRPr="004E4D12">
                            <w:rPr>
                              <w:rFonts w:eastAsia="Calibri"/>
                              <w:lang w:val="en-GB"/>
                            </w:rPr>
                            <w:instrText xml:space="preserve"> FILLIN  "(namnet på den institution där arbetet har utförts)"  \* MERGEFORMAT </w:instrText>
                          </w:r>
                          <w:r w:rsidR="006E2E87">
                            <w:rPr>
                              <w:rFonts w:eastAsia="Calibri"/>
                            </w:rPr>
                            <w:fldChar w:fldCharType="end"/>
                          </w:r>
                          <w:r w:rsidR="006E2E87">
                            <w:rPr>
                              <w:rFonts w:eastAsia="Calibri"/>
                            </w:rPr>
                            <w:fldChar w:fldCharType="end"/>
                          </w:r>
                          <w:r w:rsidR="006E2E87">
                            <w:rPr>
                              <w:rFonts w:eastAsia="Calibri"/>
                            </w:rPr>
                            <w:fldChar w:fldCharType="end"/>
                          </w:r>
                          <w:r w:rsidR="006E2E87" w:rsidRPr="004E4D12">
                            <w:rPr>
                              <w:lang w:val="en-GB"/>
                            </w:rPr>
                            <w:br/>
                          </w:r>
                          <w:r w:rsidRPr="004E4D12">
                            <w:rPr>
                              <w:rFonts w:eastAsia="Calibri"/>
                              <w:lang w:val="en-GB"/>
                            </w:rPr>
                            <w:t xml:space="preserve">Maja Martos </w:t>
                          </w:r>
                          <w:r w:rsidR="006E2E87" w:rsidRPr="004E4D12">
                            <w:rPr>
                              <w:lang w:val="en-GB"/>
                            </w:rPr>
                            <w:br/>
                          </w:r>
                          <w:r w:rsidRPr="004E4D12">
                            <w:rPr>
                              <w:lang w:val="en-GB"/>
                            </w:rPr>
                            <w:t>The Medical program</w:t>
                          </w:r>
                          <w:r w:rsidR="006E2E87" w:rsidRPr="004E4D12">
                            <w:rPr>
                              <w:lang w:val="en-GB"/>
                            </w:rPr>
                            <w:br/>
                          </w:r>
                          <w:r w:rsidRPr="004E4D12">
                            <w:rPr>
                              <w:lang w:val="en-GB"/>
                            </w:rPr>
                            <w:t>Master thesis</w:t>
                          </w:r>
                          <w:r w:rsidR="007A4601" w:rsidRPr="004E4D12">
                            <w:rPr>
                              <w:lang w:val="en-GB"/>
                            </w:rPr>
                            <w:t xml:space="preserve"> 30 p</w:t>
                          </w:r>
                          <w:r w:rsidR="007A4601" w:rsidRPr="004E4D12">
                            <w:rPr>
                              <w:lang w:val="en-GB"/>
                            </w:rPr>
                            <w:br/>
                          </w:r>
                          <w:r w:rsidRPr="004E4D12">
                            <w:rPr>
                              <w:lang w:val="en-GB"/>
                            </w:rPr>
                            <w:t>The spring semester</w:t>
                          </w:r>
                          <w:r w:rsidR="00D318A7" w:rsidRPr="004E4D12">
                            <w:rPr>
                              <w:lang w:val="en-GB"/>
                            </w:rPr>
                            <w:t xml:space="preserve"> 20</w:t>
                          </w:r>
                          <w:r w:rsidR="0014476E" w:rsidRPr="004E4D12">
                            <w:rPr>
                              <w:lang w:val="en-GB"/>
                            </w:rPr>
                            <w:t>2</w:t>
                          </w:r>
                          <w:r w:rsidR="006103D5" w:rsidRPr="004E4D12">
                            <w:rPr>
                              <w:lang w:val="en-GB"/>
                            </w:rPr>
                            <w:t>3</w:t>
                          </w:r>
                        </w:p>
                      </w:txbxContent>
                    </v:textbox>
                  </v:shape>
                </w:pict>
              </mc:Fallback>
            </mc:AlternateContent>
          </w:r>
          <w:r w:rsidR="009D5166" w:rsidRPr="003F7195">
            <w:rPr>
              <w:noProof/>
              <w:color w:val="860051"/>
              <w:lang w:val="en-GB"/>
            </w:rPr>
            <mc:AlternateContent>
              <mc:Choice Requires="wpg">
                <w:drawing>
                  <wp:anchor distT="0" distB="0" distL="114300" distR="114300" simplePos="0" relativeHeight="251658240" behindDoc="0" locked="0" layoutInCell="1" allowOverlap="1" wp14:anchorId="54CFA8E6" wp14:editId="3D8F58DF">
                    <wp:simplePos x="0" y="0"/>
                    <wp:positionH relativeFrom="column">
                      <wp:posOffset>-702310</wp:posOffset>
                    </wp:positionH>
                    <wp:positionV relativeFrom="paragraph">
                      <wp:posOffset>-755650</wp:posOffset>
                    </wp:positionV>
                    <wp:extent cx="7863840" cy="10401300"/>
                    <wp:effectExtent l="0" t="0" r="0" b="0"/>
                    <wp:wrapNone/>
                    <wp:docPr id="2" name="Grup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63840" cy="10401300"/>
                              <a:chOff x="0" y="0"/>
                              <a:chExt cx="7863840" cy="10401300"/>
                            </a:xfrm>
                          </wpg:grpSpPr>
                          <wps:wsp>
                            <wps:cNvPr id="7" name="Rectangle 7"/>
                            <wps:cNvSpPr>
                              <a:spLocks noChangeArrowheads="1"/>
                            </wps:cNvSpPr>
                            <wps:spPr bwMode="auto">
                              <a:xfrm>
                                <a:off x="0" y="0"/>
                                <a:ext cx="1439545" cy="9174480"/>
                              </a:xfrm>
                              <a:prstGeom prst="rect">
                                <a:avLst/>
                              </a:prstGeom>
                              <a:solidFill>
                                <a:srgbClr val="CACACA"/>
                              </a:solidFill>
                              <a:ln w="9525">
                                <a:noFill/>
                                <a:miter lim="800000"/>
                                <a:headEnd/>
                                <a:tailEnd/>
                              </a:ln>
                              <a:effectLst/>
                            </wps:spPr>
                            <wps:bodyPr wrap="none" anchor="ctr"/>
                          </wps:wsp>
                          <wps:wsp>
                            <wps:cNvPr id="8" name="Rectangle 9"/>
                            <wps:cNvSpPr>
                              <a:spLocks noChangeArrowheads="1"/>
                            </wps:cNvSpPr>
                            <wps:spPr bwMode="auto">
                              <a:xfrm>
                                <a:off x="838200" y="0"/>
                                <a:ext cx="6268720" cy="1439545"/>
                              </a:xfrm>
                              <a:prstGeom prst="rect">
                                <a:avLst/>
                              </a:prstGeom>
                              <a:solidFill>
                                <a:srgbClr val="CACACA">
                                  <a:alpha val="72000"/>
                                </a:srgbClr>
                              </a:solidFill>
                              <a:ln w="9525">
                                <a:noFill/>
                                <a:miter lim="800000"/>
                                <a:headEnd/>
                                <a:tailEnd/>
                              </a:ln>
                              <a:effectLst/>
                            </wps:spPr>
                            <wps:bodyPr wrap="none" anchor="ctr"/>
                          </wps:wsp>
                          <wps:wsp>
                            <wps:cNvPr id="9" name="Rectangle 10"/>
                            <wps:cNvSpPr>
                              <a:spLocks noChangeArrowheads="1"/>
                            </wps:cNvSpPr>
                            <wps:spPr bwMode="auto">
                              <a:xfrm>
                                <a:off x="0" y="0"/>
                                <a:ext cx="1439545" cy="1439545"/>
                              </a:xfrm>
                              <a:prstGeom prst="rect">
                                <a:avLst/>
                              </a:prstGeom>
                              <a:solidFill>
                                <a:srgbClr val="BBE0E3">
                                  <a:alpha val="72000"/>
                                </a:srgbClr>
                              </a:solidFill>
                              <a:ln w="9525">
                                <a:noFill/>
                                <a:miter lim="800000"/>
                                <a:headEnd/>
                                <a:tailEnd/>
                              </a:ln>
                              <a:effectLst/>
                            </wps:spPr>
                            <wps:bodyPr wrap="none" anchor="ctr"/>
                          </wps:wsp>
                          <pic:pic xmlns:pic="http://schemas.openxmlformats.org/drawingml/2006/picture">
                            <pic:nvPicPr>
                              <pic:cNvPr id="10" name="Picture 10"/>
                              <pic:cNvPicPr>
                                <a:picLocks noChangeAspect="1"/>
                              </pic:cNvPicPr>
                            </pic:nvPicPr>
                            <pic:blipFill rotWithShape="1">
                              <a:blip r:embed="rId11">
                                <a:extLst>
                                  <a:ext uri="{28A0092B-C50C-407E-A947-70E740481C1C}">
                                    <a14:useLocalDpi xmlns:a14="http://schemas.microsoft.com/office/drawing/2010/main" val="0"/>
                                  </a:ext>
                                </a:extLst>
                              </a:blip>
                              <a:srcRect l="1364" t="56850" r="-9655" b="1350"/>
                              <a:stretch/>
                            </pic:blipFill>
                            <pic:spPr bwMode="auto">
                              <a:xfrm>
                                <a:off x="0" y="8511540"/>
                                <a:ext cx="7863840" cy="188976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2A74C182" id="Grupp 2" o:spid="_x0000_s1026" style="position:absolute;margin-left:-55.3pt;margin-top:-59.5pt;width:619.2pt;height:819pt;z-index:251658240" coordsize="78638,104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">
                    <v:rect id="Rectangle 7" o:spid="_x0000_s1027" style="position:absolute;width:14395;height:9174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" fillcolor="#cacaca" stroked="f"/>
                    <v:rect id="Rectangle 9" o:spid="_x0000_s1028" style="position:absolute;left:8382;width:62687;height:143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" fillcolor="#cacaca" stroked="f">
                      <v:fill opacity="47288f"/>
                    </v:rect>
                    <v:rect id="Rectangle 10" o:spid="_x0000_s1029" style="position:absolute;width:14395;height:1439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" fillcolor="#bbe0e3" stroked="f">
                      <v:fill opacity="47288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top:85115;width:78638;height:18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">
                      <v:imagedata r:id="rId12" o:title="" croptop="37257f" cropbottom="885f" cropleft="894f" cropright="-6328f"/>
                    </v:shape>
                  </v:group>
                </w:pict>
              </mc:Fallback>
            </mc:AlternateContent>
          </w:r>
          <w:r w:rsidR="005812A6" w:rsidRPr="003F7195">
            <w:rPr>
              <w:color w:val="860051"/>
              <w:lang w:val="en-GB"/>
            </w:rPr>
            <w:br w:type="page"/>
          </w:r>
          <w:r w:rsidR="00127930" w:rsidRPr="003F7195">
            <w:rPr>
              <w:rFonts w:eastAsia="Times New Roman"/>
              <w:b/>
              <w:bCs/>
              <w:noProof/>
              <w:sz w:val="32"/>
              <w:szCs w:val="28"/>
              <w:lang w:val="en-GB"/>
            </w:rPr>
            <w:drawing>
              <wp:anchor distT="0" distB="0" distL="114300" distR="114300" simplePos="0" relativeHeight="251658244" behindDoc="0" locked="0" layoutInCell="1" allowOverlap="1" wp14:anchorId="3F512A45" wp14:editId="27CF68F1">
                <wp:simplePos x="0" y="0"/>
                <wp:positionH relativeFrom="column">
                  <wp:posOffset>4128770</wp:posOffset>
                </wp:positionH>
                <wp:positionV relativeFrom="paragraph">
                  <wp:posOffset>-869950</wp:posOffset>
                </wp:positionV>
                <wp:extent cx="2293620" cy="1146810"/>
                <wp:effectExtent l="0" t="0" r="0" b="0"/>
                <wp:wrapNone/>
                <wp:docPr id="1" name="Bildobjekt 1" descr="Description: C:\Users\krilei\AppData\Local\Microsoft\Windows\Temporary Internet Files\Content.IE5\VR7RAWXZ\KI-Logo_cmyk.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krilei\AppData\Local\Microsoft\Windows\Temporary Internet Files\Content.IE5\VR7RAWXZ\KI-Logo_cmyk.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3620" cy="1146810"/>
                        </a:xfrm>
                        <a:prstGeom prst="rect">
                          <a:avLst/>
                        </a:prstGeom>
                        <a:noFill/>
                      </pic:spPr>
                    </pic:pic>
                  </a:graphicData>
                </a:graphic>
              </wp:anchor>
            </w:drawing>
          </w:r>
        </w:p>
      </w:sdtContent>
    </w:sdt>
    <w:p w14:paraId="443E60C0" w14:textId="7B0A132D" w:rsidR="005D6FA2" w:rsidRPr="003F7195" w:rsidRDefault="005D6FA2" w:rsidP="00873349">
      <w:pPr>
        <w:pStyle w:val="Rubrik1"/>
        <w:rPr>
          <w:lang w:val="en-GB"/>
        </w:rPr>
      </w:pPr>
      <w:commentRangeStart w:id="2"/>
      <w:r w:rsidRPr="003F7195">
        <w:rPr>
          <w:lang w:val="en-GB"/>
        </w:rPr>
        <w:lastRenderedPageBreak/>
        <w:t>Introduction</w:t>
      </w:r>
      <w:commentRangeEnd w:id="2"/>
      <w:r w:rsidR="00CA61E3">
        <w:rPr>
          <w:rStyle w:val="Kommentarsreferens"/>
          <w:rFonts w:eastAsiaTheme="minorHAnsi" w:cs="Times New Roman"/>
          <w:b w:val="0"/>
          <w:bCs w:val="0"/>
        </w:rPr>
        <w:commentReference w:id="2"/>
      </w:r>
    </w:p>
    <w:p w14:paraId="512C7A61" w14:textId="076220B7" w:rsidR="009139A7" w:rsidRPr="003F7195" w:rsidRDefault="009139A7" w:rsidP="00A47301">
      <w:pPr>
        <w:pStyle w:val="Rubrik3"/>
        <w:rPr>
          <w:bCs/>
          <w:lang w:val="en-GB"/>
        </w:rPr>
      </w:pPr>
      <w:bookmarkStart w:id="3" w:name="_Hlk126744250"/>
      <w:r w:rsidRPr="003F7195">
        <w:rPr>
          <w:lang w:val="en-GB"/>
        </w:rPr>
        <w:t>Trauma</w:t>
      </w:r>
    </w:p>
    <w:p w14:paraId="4E648C9D" w14:textId="57852C91" w:rsidR="000D3020" w:rsidRPr="003F7195" w:rsidRDefault="005D6FA2" w:rsidP="005D6FA2">
      <w:pPr>
        <w:pStyle w:val="Brdtext1"/>
        <w:rPr>
          <w:lang w:val="en-GB"/>
        </w:rPr>
      </w:pPr>
      <w:r w:rsidRPr="003F7195">
        <w:rPr>
          <w:lang w:val="en-GB"/>
        </w:rPr>
        <w:t xml:space="preserve">Trauma, clinically defined as physical injury and the body´s associated response, </w:t>
      </w:r>
      <w:r w:rsidR="006D7EBF" w:rsidRPr="003F7195">
        <w:rPr>
          <w:lang w:val="en-GB"/>
        </w:rPr>
        <w:t xml:space="preserve">is the most common cause of death </w:t>
      </w:r>
      <w:r w:rsidR="00785242" w:rsidRPr="003F7195">
        <w:rPr>
          <w:lang w:val="en-GB"/>
        </w:rPr>
        <w:t xml:space="preserve">in </w:t>
      </w:r>
      <w:r w:rsidR="006D7EBF" w:rsidRPr="003F7195">
        <w:rPr>
          <w:lang w:val="en-GB"/>
        </w:rPr>
        <w:t>the first four decades of life</w:t>
      </w:r>
      <w:r w:rsidR="00785242" w:rsidRPr="003F7195">
        <w:rPr>
          <w:lang w:val="en-GB"/>
        </w:rPr>
        <w:t xml:space="preserve">. </w:t>
      </w:r>
      <w:del w:id="4" w:author="Martin Gerdin Wärnberg" w:date="2023-04-24T18:34:00Z">
        <w:r w:rsidR="00785242" w:rsidRPr="003F7195" w:rsidDel="00E949D2">
          <w:rPr>
            <w:lang w:val="en-GB"/>
          </w:rPr>
          <w:delText>It</w:delText>
        </w:r>
        <w:r w:rsidR="002734AE" w:rsidRPr="003F7195" w:rsidDel="00E949D2">
          <w:rPr>
            <w:lang w:val="en-GB"/>
          </w:rPr>
          <w:delText xml:space="preserve"> </w:delText>
        </w:r>
      </w:del>
      <w:ins w:id="5" w:author="Martin Gerdin Wärnberg" w:date="2023-04-24T18:34:00Z">
        <w:r w:rsidR="00E949D2">
          <w:rPr>
            <w:lang w:val="en-GB"/>
          </w:rPr>
          <w:t>Trauma</w:t>
        </w:r>
        <w:r w:rsidR="00E949D2" w:rsidRPr="003F7195">
          <w:rPr>
            <w:lang w:val="en-GB"/>
          </w:rPr>
          <w:t xml:space="preserve"> </w:t>
        </w:r>
      </w:ins>
      <w:r w:rsidR="002734AE" w:rsidRPr="003F7195">
        <w:rPr>
          <w:lang w:val="en-GB"/>
        </w:rPr>
        <w:t xml:space="preserve">kills </w:t>
      </w:r>
      <w:r w:rsidR="00785242" w:rsidRPr="003F7195">
        <w:rPr>
          <w:lang w:val="en-GB"/>
        </w:rPr>
        <w:t xml:space="preserve">around </w:t>
      </w:r>
      <w:r w:rsidR="002734AE" w:rsidRPr="003F7195">
        <w:rPr>
          <w:lang w:val="en-GB"/>
        </w:rPr>
        <w:t xml:space="preserve">4.4 million people </w:t>
      </w:r>
      <w:r w:rsidR="00EB66A1" w:rsidRPr="003F7195">
        <w:rPr>
          <w:lang w:val="en-GB"/>
        </w:rPr>
        <w:t>around the globe</w:t>
      </w:r>
      <w:r w:rsidR="00F21EF7" w:rsidRPr="003F7195">
        <w:rPr>
          <w:lang w:val="en-GB"/>
        </w:rPr>
        <w:t xml:space="preserve"> </w:t>
      </w:r>
      <w:commentRangeStart w:id="6"/>
      <w:r w:rsidRPr="003F7195">
        <w:rPr>
          <w:lang w:val="en-GB"/>
        </w:rPr>
        <w:fldChar w:fldCharType="begin"/>
      </w:r>
      <w:r w:rsidRPr="003F7195">
        <w:rPr>
          <w:lang w:val="en-GB"/>
        </w:rPr>
        <w:instrText xml:space="preserve"> ADDIN ZOTERO_ITEM CSL_CITATION {"citationID":"o7Q6mFLK","properties":{"formattedCitation":"(1)","plainCitation":"(1)","noteIndex":0},"citationItems":[{"id":78,"uris":["http://zotero.org/users/local/dRJOFA2S/items/IEZ3SFVA"],"itemData":{"id":78,"type":"webpage","language":"en","title":"Injuries and violence","URL":"https://www.who.int/news-room/fact-sheets/detail/injuries-and-violence","accessed":{"date-parts":[["2023",2,2]]}}}],"schema":"https://github.com/citation-style-language/schema/raw/master/csl-citation.json"} </w:instrText>
      </w:r>
      <w:r w:rsidRPr="003F7195">
        <w:rPr>
          <w:lang w:val="en-GB"/>
        </w:rPr>
        <w:fldChar w:fldCharType="separate"/>
      </w:r>
      <w:r w:rsidRPr="003F7195">
        <w:rPr>
          <w:lang w:val="en-GB"/>
        </w:rPr>
        <w:t>(1)</w:t>
      </w:r>
      <w:r w:rsidRPr="003F7195">
        <w:rPr>
          <w:lang w:val="en-GB"/>
        </w:rPr>
        <w:fldChar w:fldCharType="end"/>
      </w:r>
      <w:commentRangeEnd w:id="6"/>
      <w:r w:rsidR="00E949D2">
        <w:rPr>
          <w:rStyle w:val="Kommentarsreferens"/>
          <w:bCs w:val="0"/>
          <w:lang w:val="sv-SE"/>
        </w:rPr>
        <w:commentReference w:id="6"/>
      </w:r>
      <w:r w:rsidR="009B429D" w:rsidRPr="003F7195">
        <w:rPr>
          <w:lang w:val="en-GB"/>
        </w:rPr>
        <w:t xml:space="preserve"> and in S</w:t>
      </w:r>
      <w:r w:rsidR="00897240" w:rsidRPr="003F7195">
        <w:rPr>
          <w:lang w:val="en-GB"/>
        </w:rPr>
        <w:t>weden, almost 10,000 people suffer</w:t>
      </w:r>
      <w:r w:rsidR="009B429D" w:rsidRPr="003F7195">
        <w:rPr>
          <w:lang w:val="en-GB"/>
        </w:rPr>
        <w:t xml:space="preserve"> from</w:t>
      </w:r>
      <w:r w:rsidR="00897240" w:rsidRPr="003F7195">
        <w:rPr>
          <w:lang w:val="en-GB"/>
        </w:rPr>
        <w:t xml:space="preserve"> severe trauma </w:t>
      </w:r>
      <w:r w:rsidR="000E6002" w:rsidRPr="003F7195">
        <w:rPr>
          <w:lang w:val="en-GB"/>
        </w:rPr>
        <w:t>yearly</w:t>
      </w:r>
      <w:r w:rsidR="00897240" w:rsidRPr="003F7195">
        <w:rPr>
          <w:lang w:val="en-GB"/>
        </w:rPr>
        <w:t xml:space="preserve">. </w:t>
      </w:r>
      <w:r w:rsidRPr="003F7195">
        <w:rPr>
          <w:lang w:val="en-GB"/>
        </w:rPr>
        <w:fldChar w:fldCharType="begin"/>
      </w:r>
      <w:r w:rsidRPr="003F7195">
        <w:rPr>
          <w:lang w:val="en-GB"/>
        </w:rPr>
        <w:instrText xml:space="preserve"> ADDIN ZOTERO_ITEM CSL_CITATION {"citationID":"zbOOV1WQ","properties":{"formattedCitation":"(2)","plainCitation":"(2)","noteIndex":0},"citationItems":[{"id":116,"uris":["http://zotero.org/users/local/dRJOFA2S/items/RKXJNGFK"],"itemData":{"id":116,"type":"post-weblog","language":"sv-SE","title":"årsrapport | Sökresultat | SweTrau","URL":"https://rcsyd.se/swetrau/?s=%C3%A5rsrapport","accessed":{"date-parts":[["2023",3,3]]},"issued":{"date-parts":[["2022",6,1]]}}}],"schema":"https://github.com/citation-style-language/schema/raw/master/csl-citation.json"} </w:instrText>
      </w:r>
      <w:r w:rsidRPr="003F7195">
        <w:rPr>
          <w:lang w:val="en-GB"/>
        </w:rPr>
        <w:fldChar w:fldCharType="separate"/>
      </w:r>
      <w:r w:rsidR="004E0872" w:rsidRPr="003F7195">
        <w:rPr>
          <w:lang w:val="en-GB"/>
        </w:rPr>
        <w:t>(2)</w:t>
      </w:r>
      <w:r w:rsidRPr="003F7195">
        <w:rPr>
          <w:lang w:val="en-GB"/>
        </w:rPr>
        <w:fldChar w:fldCharType="end"/>
      </w:r>
      <w:r w:rsidR="00391C37" w:rsidRPr="003F7195">
        <w:rPr>
          <w:lang w:val="en-GB"/>
        </w:rPr>
        <w:t xml:space="preserve"> </w:t>
      </w:r>
      <w:r w:rsidR="00A1168C" w:rsidRPr="003F7195">
        <w:rPr>
          <w:lang w:val="en-GB"/>
        </w:rPr>
        <w:t>Trauma is generally</w:t>
      </w:r>
      <w:r w:rsidR="00E6248D" w:rsidRPr="003F7195">
        <w:rPr>
          <w:lang w:val="en-GB"/>
        </w:rPr>
        <w:t xml:space="preserve"> divided</w:t>
      </w:r>
      <w:r w:rsidR="00A47301" w:rsidRPr="003F7195">
        <w:rPr>
          <w:lang w:val="en-GB"/>
        </w:rPr>
        <w:t xml:space="preserve"> </w:t>
      </w:r>
      <w:r w:rsidR="00C73F24" w:rsidRPr="003F7195">
        <w:rPr>
          <w:lang w:val="en-GB"/>
        </w:rPr>
        <w:t xml:space="preserve">into two categories based </w:t>
      </w:r>
      <w:r w:rsidR="00EC2E79" w:rsidRPr="003F7195">
        <w:rPr>
          <w:lang w:val="en-GB"/>
        </w:rPr>
        <w:t>o</w:t>
      </w:r>
      <w:r w:rsidR="00C73F24" w:rsidRPr="003F7195">
        <w:rPr>
          <w:lang w:val="en-GB"/>
        </w:rPr>
        <w:t>n</w:t>
      </w:r>
      <w:r w:rsidR="00D67CBE" w:rsidRPr="003F7195">
        <w:rPr>
          <w:lang w:val="en-GB"/>
        </w:rPr>
        <w:t xml:space="preserve"> </w:t>
      </w:r>
      <w:r w:rsidR="004E2E62" w:rsidRPr="003F7195">
        <w:rPr>
          <w:lang w:val="en-GB"/>
        </w:rPr>
        <w:t xml:space="preserve">the </w:t>
      </w:r>
      <w:r w:rsidR="00D67CBE" w:rsidRPr="003F7195">
        <w:rPr>
          <w:lang w:val="en-GB"/>
        </w:rPr>
        <w:t xml:space="preserve">mechanism of injury; </w:t>
      </w:r>
      <w:r w:rsidR="007E502B" w:rsidRPr="003F7195">
        <w:rPr>
          <w:lang w:val="en-GB"/>
        </w:rPr>
        <w:t>penetrati</w:t>
      </w:r>
      <w:r w:rsidR="00516D66" w:rsidRPr="003F7195">
        <w:rPr>
          <w:lang w:val="en-GB"/>
        </w:rPr>
        <w:t>ng (stab wounds or gunshots)</w:t>
      </w:r>
      <w:r w:rsidR="007E502B" w:rsidRPr="003F7195">
        <w:rPr>
          <w:lang w:val="en-GB"/>
        </w:rPr>
        <w:t xml:space="preserve"> and blunt</w:t>
      </w:r>
      <w:r w:rsidR="00516D66" w:rsidRPr="003F7195">
        <w:rPr>
          <w:lang w:val="en-GB"/>
        </w:rPr>
        <w:t xml:space="preserve"> (</w:t>
      </w:r>
      <w:del w:id="7" w:author="Martin Gerdin Wärnberg" w:date="2023-04-24T18:33:00Z">
        <w:r w:rsidR="002734AE" w:rsidRPr="003F7195" w:rsidDel="00E949D2">
          <w:rPr>
            <w:lang w:val="en-GB"/>
          </w:rPr>
          <w:delText xml:space="preserve"> </w:delText>
        </w:r>
      </w:del>
      <w:r w:rsidR="00516D66" w:rsidRPr="003F7195">
        <w:rPr>
          <w:lang w:val="en-GB"/>
        </w:rPr>
        <w:t>e.g.</w:t>
      </w:r>
      <w:r w:rsidR="002734AE" w:rsidRPr="003F7195">
        <w:rPr>
          <w:lang w:val="en-GB"/>
        </w:rPr>
        <w:t xml:space="preserve"> car accidents</w:t>
      </w:r>
      <w:r w:rsidR="00AF4124" w:rsidRPr="003F7195">
        <w:rPr>
          <w:lang w:val="en-GB"/>
        </w:rPr>
        <w:t>, falls and interpersonal violence)</w:t>
      </w:r>
      <w:r w:rsidR="007E502B" w:rsidRPr="003F7195">
        <w:rPr>
          <w:lang w:val="en-GB"/>
        </w:rPr>
        <w:t xml:space="preserve"> </w:t>
      </w:r>
      <w:r w:rsidRPr="003F7195">
        <w:rPr>
          <w:lang w:val="en-GB"/>
        </w:rPr>
        <w:fldChar w:fldCharType="begin"/>
      </w:r>
      <w:r w:rsidRPr="003F7195">
        <w:rPr>
          <w:lang w:val="en-GB"/>
        </w:rPr>
        <w:instrText xml:space="preserve"> ADDIN ZOTERO_ITEM CSL_CITATION {"citationID":"kX2LYSPz","properties":{"formattedCitation":"(3)","plainCitation":"(3)","noteIndex":0},"citationItems":[{"id":109,"uris":["http://zotero.org/users/local/dRJOFA2S/items/5Z7EAFNZ"],"itemData":{"id":109,"type":"article-journal","abstract":"Student Course Manual ATLS ® Advanced Trauma Life Support","container-title":"ATLS 10th Edition","source":"www.academia.edu","title":"Student Course Manual ATLS ® Advanced Trauma Life Support","URL":"https://www.academia.edu/39781997/Student_Course_Manual_ATLS_Advanced_Trauma_Life_Support","author":[{"family":"Santos","given":"Carlos Dos"}],"accessed":{"date-parts":[["2023",2,23]]},"issued":{"date-parts":[["2018",1,1]]}}}],"schema":"https://github.com/citation-style-language/schema/raw/master/csl-citation.json"} </w:instrText>
      </w:r>
      <w:r w:rsidRPr="003F7195">
        <w:rPr>
          <w:lang w:val="en-GB"/>
        </w:rPr>
        <w:fldChar w:fldCharType="separate"/>
      </w:r>
      <w:r w:rsidR="004E0872" w:rsidRPr="003F7195">
        <w:rPr>
          <w:lang w:val="en-GB"/>
        </w:rPr>
        <w:t>(3)</w:t>
      </w:r>
      <w:r w:rsidRPr="003F7195">
        <w:rPr>
          <w:lang w:val="en-GB"/>
        </w:rPr>
        <w:fldChar w:fldCharType="end"/>
      </w:r>
      <w:r w:rsidR="00491EC1" w:rsidRPr="003F7195">
        <w:rPr>
          <w:lang w:val="en-GB"/>
        </w:rPr>
        <w:t>.</w:t>
      </w:r>
      <w:r w:rsidR="007B24C2" w:rsidRPr="003F7195">
        <w:rPr>
          <w:lang w:val="en-GB"/>
        </w:rPr>
        <w:t xml:space="preserve"> </w:t>
      </w:r>
      <w:r w:rsidR="009D5377" w:rsidRPr="003F7195">
        <w:rPr>
          <w:lang w:val="en-GB"/>
        </w:rPr>
        <w:t xml:space="preserve"> Overall, </w:t>
      </w:r>
      <w:r w:rsidR="00BE7617" w:rsidRPr="003F7195">
        <w:rPr>
          <w:lang w:val="en-GB"/>
        </w:rPr>
        <w:t xml:space="preserve">brain injury is </w:t>
      </w:r>
      <w:r w:rsidR="009D5377" w:rsidRPr="003F7195">
        <w:rPr>
          <w:lang w:val="en-GB"/>
        </w:rPr>
        <w:t xml:space="preserve">the most common cause of </w:t>
      </w:r>
      <w:r w:rsidR="001219B2" w:rsidRPr="003F7195">
        <w:rPr>
          <w:lang w:val="en-GB"/>
        </w:rPr>
        <w:t>trauma related death</w:t>
      </w:r>
      <w:r w:rsidR="00814FDC" w:rsidRPr="003F7195">
        <w:rPr>
          <w:lang w:val="en-GB"/>
        </w:rPr>
        <w:t xml:space="preserve">, </w:t>
      </w:r>
      <w:ins w:id="8" w:author="Martin Gerdin Wärnberg" w:date="2023-04-24T18:34:00Z">
        <w:r w:rsidR="00E949D2">
          <w:rPr>
            <w:lang w:val="en-GB"/>
          </w:rPr>
          <w:t>ac</w:t>
        </w:r>
      </w:ins>
      <w:r w:rsidR="00814FDC" w:rsidRPr="003F7195">
        <w:rPr>
          <w:lang w:val="en-GB"/>
        </w:rPr>
        <w:t>counting for 58</w:t>
      </w:r>
      <w:r w:rsidR="00CB4CD3" w:rsidRPr="003F7195">
        <w:rPr>
          <w:lang w:val="en-GB"/>
        </w:rPr>
        <w:t>,6</w:t>
      </w:r>
      <w:r w:rsidR="00814FDC" w:rsidRPr="003F7195">
        <w:rPr>
          <w:lang w:val="en-GB"/>
        </w:rPr>
        <w:t xml:space="preserve"> </w:t>
      </w:r>
      <w:commentRangeStart w:id="9"/>
      <w:r w:rsidR="00814FDC" w:rsidRPr="003F7195">
        <w:rPr>
          <w:lang w:val="en-GB"/>
        </w:rPr>
        <w:t>percent</w:t>
      </w:r>
      <w:commentRangeEnd w:id="9"/>
      <w:r w:rsidR="00E949D2">
        <w:rPr>
          <w:rStyle w:val="Kommentarsreferens"/>
          <w:bCs w:val="0"/>
          <w:lang w:val="sv-SE"/>
        </w:rPr>
        <w:commentReference w:id="9"/>
      </w:r>
      <w:r w:rsidR="007C70DD" w:rsidRPr="003F7195">
        <w:rPr>
          <w:lang w:val="en-GB"/>
        </w:rPr>
        <w:t>.</w:t>
      </w:r>
      <w:r w:rsidR="00A80981" w:rsidRPr="003F7195">
        <w:rPr>
          <w:lang w:val="en-GB"/>
        </w:rPr>
        <w:t xml:space="preserve"> In 2021, 62 percent of</w:t>
      </w:r>
      <w:r w:rsidR="007C70DD" w:rsidRPr="003F7195">
        <w:rPr>
          <w:lang w:val="en-GB"/>
        </w:rPr>
        <w:t xml:space="preserve"> patients </w:t>
      </w:r>
      <w:r w:rsidR="0035331F" w:rsidRPr="003F7195">
        <w:rPr>
          <w:lang w:val="en-GB"/>
        </w:rPr>
        <w:t>passing from blunt</w:t>
      </w:r>
      <w:r w:rsidR="00612866" w:rsidRPr="003F7195">
        <w:rPr>
          <w:lang w:val="en-GB"/>
        </w:rPr>
        <w:t xml:space="preserve"> </w:t>
      </w:r>
      <w:r w:rsidR="00BE54B0" w:rsidRPr="003F7195">
        <w:rPr>
          <w:lang w:val="en-GB"/>
        </w:rPr>
        <w:t>violence</w:t>
      </w:r>
      <w:r w:rsidR="00123AE5" w:rsidRPr="003F7195">
        <w:rPr>
          <w:lang w:val="en-GB"/>
        </w:rPr>
        <w:t xml:space="preserve"> in Sweden</w:t>
      </w:r>
      <w:r w:rsidR="00A80981" w:rsidRPr="003F7195">
        <w:rPr>
          <w:lang w:val="en-GB"/>
        </w:rPr>
        <w:t xml:space="preserve"> </w:t>
      </w:r>
      <w:r w:rsidR="00A93491" w:rsidRPr="003F7195">
        <w:rPr>
          <w:lang w:val="en-GB"/>
        </w:rPr>
        <w:t>did so due to</w:t>
      </w:r>
      <w:r w:rsidR="00FD6432" w:rsidRPr="003F7195">
        <w:rPr>
          <w:lang w:val="en-GB"/>
        </w:rPr>
        <w:t xml:space="preserve"> </w:t>
      </w:r>
      <w:r w:rsidR="00714257" w:rsidRPr="003F7195">
        <w:rPr>
          <w:lang w:val="en-GB"/>
        </w:rPr>
        <w:t>damage of the brain</w:t>
      </w:r>
      <w:r w:rsidR="00816348" w:rsidRPr="003F7195">
        <w:rPr>
          <w:lang w:val="en-GB"/>
        </w:rPr>
        <w:t xml:space="preserve">. </w:t>
      </w:r>
      <w:r w:rsidR="00376FD2" w:rsidRPr="003F7195">
        <w:rPr>
          <w:lang w:val="en-GB"/>
        </w:rPr>
        <w:t>The</w:t>
      </w:r>
      <w:r w:rsidR="00136B7A" w:rsidRPr="003F7195">
        <w:rPr>
          <w:lang w:val="en-GB"/>
        </w:rPr>
        <w:t xml:space="preserve"> equivalent </w:t>
      </w:r>
      <w:r w:rsidR="00F90D6C" w:rsidRPr="003F7195">
        <w:rPr>
          <w:lang w:val="en-GB"/>
        </w:rPr>
        <w:t>figure for patients</w:t>
      </w:r>
      <w:r w:rsidR="00194EED">
        <w:rPr>
          <w:lang w:val="en-GB"/>
        </w:rPr>
        <w:t xml:space="preserve"> with</w:t>
      </w:r>
      <w:r w:rsidR="00376FD2" w:rsidRPr="003F7195">
        <w:rPr>
          <w:lang w:val="en-GB"/>
        </w:rPr>
        <w:t xml:space="preserve"> penetrating trauma </w:t>
      </w:r>
      <w:r w:rsidR="00611D26" w:rsidRPr="003F7195">
        <w:rPr>
          <w:lang w:val="en-GB"/>
        </w:rPr>
        <w:t>was</w:t>
      </w:r>
      <w:r w:rsidR="005D61DD" w:rsidRPr="003F7195">
        <w:rPr>
          <w:lang w:val="en-GB"/>
        </w:rPr>
        <w:t xml:space="preserve"> </w:t>
      </w:r>
      <w:r w:rsidR="00FD6432" w:rsidRPr="003F7195">
        <w:rPr>
          <w:lang w:val="en-GB"/>
        </w:rPr>
        <w:t xml:space="preserve"> 22 percent</w:t>
      </w:r>
      <w:r w:rsidR="00194EED">
        <w:rPr>
          <w:lang w:val="en-GB"/>
        </w:rPr>
        <w:t xml:space="preserve"> </w:t>
      </w:r>
      <w:r w:rsidR="00312CE4" w:rsidRPr="003F7195">
        <w:rPr>
          <w:lang w:val="en-GB"/>
        </w:rPr>
        <w:fldChar w:fldCharType="begin"/>
      </w:r>
      <w:r w:rsidR="00312CE4" w:rsidRPr="003F7195">
        <w:rPr>
          <w:lang w:val="en-GB"/>
        </w:rPr>
        <w:instrText xml:space="preserve"> ADDIN ZOTERO_ITEM CSL_CITATION {"citationID":"BEcnWNhM","properties":{"formattedCitation":"(4)","plainCitation":"(4)","noteIndex":0},"citationItems":[{"id":93,"uris":["http://zotero.org/users/local/dRJOFA2S/items/YVXZJ9RR"],"itemData":{"id":93,"type":"article-journal","abstract":"Securing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schema":"https://github.com/citation-style-language/schema/raw/master/csl-citation.json"} </w:instrText>
      </w:r>
      <w:r w:rsidR="00312CE4" w:rsidRPr="003F7195">
        <w:rPr>
          <w:lang w:val="en-GB"/>
        </w:rPr>
        <w:fldChar w:fldCharType="separate"/>
      </w:r>
      <w:r w:rsidR="00312CE4" w:rsidRPr="003F7195">
        <w:rPr>
          <w:lang w:val="en-GB"/>
        </w:rPr>
        <w:t>(4)</w:t>
      </w:r>
      <w:r w:rsidR="00312CE4" w:rsidRPr="003F7195">
        <w:rPr>
          <w:lang w:val="en-GB"/>
        </w:rPr>
        <w:fldChar w:fldCharType="end"/>
      </w:r>
      <w:r w:rsidR="00312CE4" w:rsidRPr="003F7195">
        <w:rPr>
          <w:lang w:val="en-GB"/>
        </w:rPr>
        <w:t xml:space="preserve">. </w:t>
      </w:r>
      <w:commentRangeStart w:id="10"/>
      <w:r w:rsidR="009A6811">
        <w:rPr>
          <w:lang w:val="en-GB"/>
        </w:rPr>
        <w:t xml:space="preserve">Traumatic injury of the brain </w:t>
      </w:r>
      <w:commentRangeEnd w:id="10"/>
      <w:r w:rsidR="00E949D2">
        <w:rPr>
          <w:rStyle w:val="Kommentarsreferens"/>
          <w:bCs w:val="0"/>
          <w:lang w:val="sv-SE"/>
        </w:rPr>
        <w:commentReference w:id="10"/>
      </w:r>
      <w:r w:rsidR="009A6811">
        <w:rPr>
          <w:lang w:val="en-GB"/>
        </w:rPr>
        <w:t>is thus highly</w:t>
      </w:r>
      <w:r w:rsidR="008E4FE4" w:rsidRPr="003F7195">
        <w:rPr>
          <w:lang w:val="en-GB"/>
        </w:rPr>
        <w:t xml:space="preserve"> associated with </w:t>
      </w:r>
      <w:r w:rsidR="00A72E8E" w:rsidRPr="003F7195">
        <w:rPr>
          <w:lang w:val="en-GB"/>
        </w:rPr>
        <w:t>fatal outcome</w:t>
      </w:r>
      <w:r w:rsidR="00CC61B6" w:rsidRPr="003F7195">
        <w:rPr>
          <w:lang w:val="en-GB"/>
        </w:rPr>
        <w:t xml:space="preserve"> </w:t>
      </w:r>
      <w:r w:rsidR="00CC61B6" w:rsidRPr="003F7195">
        <w:rPr>
          <w:lang w:val="en-GB"/>
        </w:rPr>
        <w:fldChar w:fldCharType="begin"/>
      </w:r>
      <w:r w:rsidR="0099415B" w:rsidRPr="003F7195">
        <w:rPr>
          <w:lang w:val="en-GB"/>
        </w:rPr>
        <w:instrText xml:space="preserve"> ADDIN ZOTERO_ITEM CSL_CITATION {"citationID":"gs6UFfII","properties":{"formattedCitation":"(5,6)","plainCitation":"(5,6)","noteIndex":0},"citationItems":[{"id":25,"uris":["http://zotero.org/users/local/dRJOFA2S/items/V3J9VQA8"],"itemData":{"id":25,"type":"article-journal","abstract":"Background\nA systematic analysis of trauma deaths is a step towards trauma quality improvement in Indian hospitals. This study estimates the magnitude of preventable trauma deaths in five Indian hospitals, and uses a peer-review process to identify opportunities for improvement (OFI) in trauma care delivery.\n\nMethods\nAll trauma deaths that occurred within 30 days of hospitalization in five urban university hospitals in India were retrospectively abstracted for demography, mechanism of injury, transfer status, injury description by clinical, investigation and operative findings. Using mixed methods, they were quantitatively stratified by the standardized Injury Severity Score (ISS) into mild (1–8), moderate (9–15), severe (16–25), profound (26–75) ISS categories, and by time to death within 24 h, 7, or 30 days. Using peer-review and Delphi methods, we defined optimal trauma care within the Indian context and evaluated each death for preventability, using the following categories: Preventable (P), Potentially preventable (PP), Non-preventable (NP) and Non-preventable but care could have been improved (NPI).\n\nResults\nDuring the 18 month study period, there were 11,671 trauma admissions and 2523 deaths within 30 days (21.6%). The overall proportion of preventable deaths was 58%, among 2057 eligible deaths. In patients with a mild ISS score, 71% of deaths were preventable. In the moderate category, 56% were preventable, and 60% in the severe group and 44% in the profound group were preventable. Traumatic brain injury and burns accounted for the majority of non-preventable deaths. The important areas for improvement in the preventable deaths subset, inadequacies in airway management (14.3%) and resuscitation with hemorrhage control (16.3%). System-related issues included lack of protocols, lack of adherence to protocols, pre-hospital delays and delays in imaging.\n\nConclusion\nFifty-eight percent of all trauma deaths were classified as preventable. Two-thirds of the deaths with injury severity scores of less than 16 were preventable. This large subgroup of Indian urban trauma patients could possibly be saved by urgent attention and corrective action. Low-cost interventions such as airway management, fluid resuscitation, hemorrhage control and surgical decision-making protocols, were identified as OFI. Establishment of clinical protocols and timely processes of trauma care delivery are the next steps towards improving care.","container-title":"BMC Health Services Research","DOI":"10.1186/s12913-017-2085-7","ISSN":"1472-6963","journalAbbreviation":"BMC Health Serv Res","note":"PMID: 28209192\nPMCID: PMC5314603","page":"142","source":"PubMed Central","title":"Learning from 2523 trauma deaths in India- opportunities to prevent in-hospital deaths","volume":"17","author":[{"family":"Roy","given":"Nobhojit"},{"family":"Kizhakke Veetil","given":"Deepa"},{"family":"Khajanchi","given":"Monty Uttam"},{"family":"Kumar","given":"Vineet"},{"family":"Solomon","given":"Harris"},{"family":"Kamble","given":"Jyoti"},{"family":"Basak","given":"Debojit"},{"family":"Tomson","given":"Göran"},{"family":"Schreeb","given":"Johan","non-dropping-particle":"von"}],"issued":{"date-parts":[["2017",2,16]]}}},{"id":28,"uris":["http://zotero.org/users/local/dRJOFA2S/items/6EJ3EIIY"],"itemData":{"id":28,"type":"article-journal","abstract":"Preventable trauma deaths are defined as deaths which could be avoided if optimal care has been delivered. Studies on preventable trauma deaths have been accomplished initially with panel reviews of pre-hospital and hospital charts. However, several investigators questioned the reliability and validity of this method because of low reproducibility of implicit judgments when they are made by different experts. Nevertheless, number of studies were published all around the world and ultimately gained some credibility, particularly in regions where comparisons were made before and after trauma system implementation with a resultant fall in mortality. During the last decade of century the method of comparing observed survival with probability of survival calculated from large trauma registries has obtained popularity. Preventable trauma deaths were identified as deaths occurred notwithstanding a high calculated probability of survival. In recent years, preventable trauma deaths studies have been replaced by population-based studies, which use databases representative of overall population, therefore with high epidemiologic value. These databases contain readily available information which carry out the advantage of objectivity and large numbers. Nowadays, population-based researches provide the strongest evidence regarding the effectiveness of trauma systems and trauma centers on patient outcomes.","container-title":"World Journal of Emergency Surgery","DOI":"10.1186/1749-7922-1-12","ISSN":"1749-7922","journalAbbreviation":"World J Emerg Surg","note":"PMID: 16759417\nPMCID: PMC1475565","page":"12","source":"PubMed Central","title":"Preventable trauma deaths: from panel review to population based-studies","title-short":"Preventable trauma deaths","volume":"1","author":[{"family":"Chiara","given":"Osvaldo"},{"family":"Cimbanassi","given":"Stefania"},{"family":"Pitidis","given":"Alessio"},{"family":"Vesconi","given":"Sergio"}],"issued":{"date-parts":[["2006",4,11]]}}}],"schema":"https://github.com/citation-style-language/schema/raw/master/csl-citation.json"} </w:instrText>
      </w:r>
      <w:r w:rsidR="00CC61B6" w:rsidRPr="003F7195">
        <w:rPr>
          <w:lang w:val="en-GB"/>
        </w:rPr>
        <w:fldChar w:fldCharType="separate"/>
      </w:r>
      <w:r w:rsidR="0099415B" w:rsidRPr="003F7195">
        <w:rPr>
          <w:lang w:val="en-GB"/>
        </w:rPr>
        <w:t>(5,6)</w:t>
      </w:r>
      <w:r w:rsidR="00CC61B6" w:rsidRPr="003F7195">
        <w:rPr>
          <w:lang w:val="en-GB"/>
        </w:rPr>
        <w:fldChar w:fldCharType="end"/>
      </w:r>
      <w:r w:rsidR="00CC61B6" w:rsidRPr="003F7195">
        <w:rPr>
          <w:lang w:val="en-GB"/>
        </w:rPr>
        <w:t xml:space="preserve"> and </w:t>
      </w:r>
      <w:r w:rsidR="009A6811">
        <w:rPr>
          <w:lang w:val="en-GB"/>
        </w:rPr>
        <w:t>is</w:t>
      </w:r>
      <w:r w:rsidR="008E4FE4" w:rsidRPr="003F7195">
        <w:rPr>
          <w:lang w:val="en-GB"/>
        </w:rPr>
        <w:t xml:space="preserve"> </w:t>
      </w:r>
      <w:r w:rsidR="0097608D" w:rsidRPr="003F7195">
        <w:rPr>
          <w:lang w:val="en-GB"/>
        </w:rPr>
        <w:t xml:space="preserve">weighing </w:t>
      </w:r>
      <w:r w:rsidR="002A01BA" w:rsidRPr="003F7195">
        <w:rPr>
          <w:lang w:val="en-GB"/>
        </w:rPr>
        <w:t>on</w:t>
      </w:r>
      <w:r w:rsidR="0097608D" w:rsidRPr="003F7195">
        <w:rPr>
          <w:lang w:val="en-GB"/>
        </w:rPr>
        <w:t xml:space="preserve"> mortality statistics </w:t>
      </w:r>
      <w:r w:rsidR="00CC61B6" w:rsidRPr="003F7195">
        <w:rPr>
          <w:lang w:val="en-GB"/>
        </w:rPr>
        <w:t>of both</w:t>
      </w:r>
      <w:r w:rsidR="006B56F2" w:rsidRPr="003F7195">
        <w:rPr>
          <w:lang w:val="en-GB"/>
        </w:rPr>
        <w:t xml:space="preserve"> </w:t>
      </w:r>
      <w:r w:rsidR="005D61DD" w:rsidRPr="003F7195">
        <w:rPr>
          <w:lang w:val="en-GB"/>
        </w:rPr>
        <w:t>cohor</w:t>
      </w:r>
      <w:r w:rsidR="00CC61B6" w:rsidRPr="003F7195">
        <w:rPr>
          <w:lang w:val="en-GB"/>
        </w:rPr>
        <w:t>t</w:t>
      </w:r>
      <w:r w:rsidR="00CE5EAA" w:rsidRPr="003F7195">
        <w:rPr>
          <w:lang w:val="en-GB"/>
        </w:rPr>
        <w:t>s</w:t>
      </w:r>
      <w:r w:rsidR="00CC61B6" w:rsidRPr="003F7195">
        <w:rPr>
          <w:lang w:val="en-GB"/>
        </w:rPr>
        <w:t xml:space="preserve">. </w:t>
      </w:r>
      <w:commentRangeStart w:id="11"/>
      <w:r w:rsidR="00430627">
        <w:rPr>
          <w:lang w:val="en-GB"/>
        </w:rPr>
        <w:t xml:space="preserve">Traumatic brain injuries (TBI) </w:t>
      </w:r>
      <w:r w:rsidR="006B1FA8" w:rsidRPr="003F7195">
        <w:rPr>
          <w:lang w:val="en-GB"/>
        </w:rPr>
        <w:t xml:space="preserve">are </w:t>
      </w:r>
      <w:r w:rsidR="00637CAD" w:rsidRPr="003F7195">
        <w:rPr>
          <w:lang w:val="en-GB"/>
        </w:rPr>
        <w:t xml:space="preserve">therefore </w:t>
      </w:r>
      <w:r w:rsidR="000B2A27" w:rsidRPr="003F7195">
        <w:rPr>
          <w:lang w:val="en-GB"/>
        </w:rPr>
        <w:t>often</w:t>
      </w:r>
      <w:r w:rsidR="00544753" w:rsidRPr="003F7195">
        <w:rPr>
          <w:lang w:val="en-GB"/>
        </w:rPr>
        <w:t xml:space="preserve"> separated and</w:t>
      </w:r>
      <w:r w:rsidR="000B2A27" w:rsidRPr="003F7195">
        <w:rPr>
          <w:lang w:val="en-GB"/>
        </w:rPr>
        <w:t xml:space="preserve"> </w:t>
      </w:r>
      <w:r w:rsidR="00AD1BF8" w:rsidRPr="003F7195">
        <w:rPr>
          <w:lang w:val="en-GB"/>
        </w:rPr>
        <w:t>studied as a category of its on</w:t>
      </w:r>
      <w:r w:rsidR="00317212">
        <w:rPr>
          <w:lang w:val="en-GB"/>
        </w:rPr>
        <w:t xml:space="preserve">. </w:t>
      </w:r>
      <w:commentRangeEnd w:id="11"/>
      <w:r w:rsidR="00E949D2">
        <w:rPr>
          <w:rStyle w:val="Kommentarsreferens"/>
          <w:bCs w:val="0"/>
          <w:lang w:val="sv-SE"/>
        </w:rPr>
        <w:commentReference w:id="11"/>
      </w:r>
    </w:p>
    <w:p w14:paraId="508C2A8D" w14:textId="77777777" w:rsidR="00092AFE" w:rsidRPr="003F7195" w:rsidRDefault="00092AFE" w:rsidP="005D6FA2">
      <w:pPr>
        <w:pStyle w:val="Brdtext1"/>
        <w:rPr>
          <w:lang w:val="en-GB"/>
        </w:rPr>
      </w:pPr>
    </w:p>
    <w:p w14:paraId="2CB8A952" w14:textId="5A8DB5D7" w:rsidR="00BB6F25" w:rsidRPr="003F7195" w:rsidRDefault="00092AFE" w:rsidP="00092AFE">
      <w:pPr>
        <w:pStyle w:val="Brdtext1"/>
        <w:rPr>
          <w:b/>
          <w:bCs w:val="0"/>
          <w:i/>
          <w:iCs/>
          <w:lang w:val="en-GB"/>
        </w:rPr>
      </w:pPr>
      <w:r w:rsidRPr="003F7195">
        <w:rPr>
          <w:i/>
          <w:iCs/>
          <w:lang w:val="en-GB"/>
        </w:rPr>
        <w:t>AIS score</w:t>
      </w:r>
    </w:p>
    <w:p w14:paraId="6DB91955" w14:textId="1EEBC7C5" w:rsidR="006C7CC8" w:rsidRPr="003F7195" w:rsidRDefault="00BB6F25" w:rsidP="006C7CC8">
      <w:pPr>
        <w:pStyle w:val="Brdtext1"/>
        <w:rPr>
          <w:lang w:val="en-GB"/>
        </w:rPr>
      </w:pPr>
      <w:r w:rsidRPr="003F7195">
        <w:rPr>
          <w:lang w:val="en-GB"/>
        </w:rPr>
        <w:t>The abbreviated injury scale (AIS</w:t>
      </w:r>
      <w:r w:rsidR="00A121DD" w:rsidRPr="003F7195">
        <w:rPr>
          <w:lang w:val="en-GB"/>
        </w:rPr>
        <w:t>)</w:t>
      </w:r>
      <w:r w:rsidRPr="003F7195">
        <w:rPr>
          <w:lang w:val="en-GB"/>
        </w:rPr>
        <w:t xml:space="preserve"> is a 6</w:t>
      </w:r>
      <w:r w:rsidR="00B74A67" w:rsidRPr="003F7195">
        <w:rPr>
          <w:lang w:val="en-GB"/>
        </w:rPr>
        <w:t>-</w:t>
      </w:r>
      <w:r w:rsidRPr="003F7195">
        <w:rPr>
          <w:lang w:val="en-GB"/>
        </w:rPr>
        <w:t>point scale scoring system ranking the severity of injury for five anatomic region</w:t>
      </w:r>
      <w:r w:rsidR="0016411B" w:rsidRPr="003F7195">
        <w:rPr>
          <w:lang w:val="en-GB"/>
        </w:rPr>
        <w:t>s</w:t>
      </w:r>
      <w:r w:rsidR="003B7CDD" w:rsidRPr="003F7195">
        <w:rPr>
          <w:lang w:val="en-GB"/>
        </w:rPr>
        <w:t xml:space="preserve">, </w:t>
      </w:r>
      <w:r w:rsidR="0016411B" w:rsidRPr="003F7195">
        <w:rPr>
          <w:lang w:val="en-GB"/>
        </w:rPr>
        <w:t xml:space="preserve"> and </w:t>
      </w:r>
      <w:r w:rsidRPr="003F7195">
        <w:rPr>
          <w:lang w:val="en-GB"/>
        </w:rPr>
        <w:t>has been implemented a</w:t>
      </w:r>
      <w:r w:rsidR="009C7DC0" w:rsidRPr="003F7195">
        <w:rPr>
          <w:lang w:val="en-GB"/>
        </w:rPr>
        <w:t xml:space="preserve">s </w:t>
      </w:r>
      <w:r w:rsidRPr="003F7195">
        <w:rPr>
          <w:lang w:val="en-GB"/>
        </w:rPr>
        <w:t>standard</w:t>
      </w:r>
      <w:r w:rsidR="006C77DD" w:rsidRPr="003F7195">
        <w:rPr>
          <w:lang w:val="en-GB"/>
        </w:rPr>
        <w:t xml:space="preserve"> </w:t>
      </w:r>
      <w:r w:rsidRPr="003F7195">
        <w:rPr>
          <w:lang w:val="en-GB"/>
        </w:rPr>
        <w:t xml:space="preserve">categorization of </w:t>
      </w:r>
      <w:r w:rsidR="00AE79E9" w:rsidRPr="003F7195">
        <w:rPr>
          <w:lang w:val="en-GB"/>
        </w:rPr>
        <w:t>injur</w:t>
      </w:r>
      <w:r w:rsidR="005919E1" w:rsidRPr="003F7195">
        <w:rPr>
          <w:lang w:val="en-GB"/>
        </w:rPr>
        <w:t>y</w:t>
      </w:r>
      <w:r w:rsidR="002C0D05" w:rsidRPr="003F7195">
        <w:rPr>
          <w:lang w:val="en-GB"/>
        </w:rPr>
        <w:t xml:space="preserve"> for</w:t>
      </w:r>
      <w:r w:rsidR="00C53F09" w:rsidRPr="003F7195">
        <w:rPr>
          <w:lang w:val="en-GB"/>
        </w:rPr>
        <w:t xml:space="preserve"> </w:t>
      </w:r>
      <w:r w:rsidR="006C77DD" w:rsidRPr="003F7195">
        <w:rPr>
          <w:lang w:val="en-GB"/>
        </w:rPr>
        <w:t>t</w:t>
      </w:r>
      <w:r w:rsidR="002C0D05" w:rsidRPr="003F7195">
        <w:rPr>
          <w:lang w:val="en-GB"/>
        </w:rPr>
        <w:t>rauma patients</w:t>
      </w:r>
      <w:r w:rsidR="003B7CDD" w:rsidRPr="003F7195">
        <w:rPr>
          <w:lang w:val="en-GB"/>
        </w:rPr>
        <w:t xml:space="preserve"> internationally</w:t>
      </w:r>
      <w:r w:rsidR="002C0D05" w:rsidRPr="003F7195">
        <w:rPr>
          <w:lang w:val="en-GB"/>
        </w:rPr>
        <w:t xml:space="preserve"> </w:t>
      </w:r>
      <w:r w:rsidRPr="003F7195">
        <w:rPr>
          <w:lang w:val="en-GB"/>
        </w:rPr>
        <w:fldChar w:fldCharType="begin"/>
      </w:r>
      <w:r w:rsidR="0099415B" w:rsidRPr="003F7195">
        <w:rPr>
          <w:lang w:val="en-GB"/>
        </w:rPr>
        <w:instrText xml:space="preserve"> ADDIN ZOTERO_ITEM CSL_CITATION {"citationID":"jG8gi2HK","properties":{"formattedCitation":"(7,8)","plainCitation":"(7,8)","noteIndex":0},"citationItems":[{"id":86,"uris":["http://zotero.org/users/local/dRJOFA2S/items/XRZXJSU2"],"itemData":{"id":86,"type":"article-journal","abstract":"To determine and to quantify outcome from injury demands that multiple factors be universally applied so that there is uniform understanding that the same outcome is understood for the same injury. It is thus important to define the variables used in any outcome assessment. Critical to defining outcomes is the need for a universal language that defines individual injuries. The abbreviated injury scale (AIS) is the only dictionary specifically designed as a system to define the severity of injuries throughout the body. In addition to a universal injury language, it provides measures of injury severity that can be used to stratify and classify injury severity in all body regions. Its revision, AIS 2005 will be discussed here.","collection-title":"Special Issue: Trauma Outcomes","container-title":"Injury","DOI":"10.1016/j.injury.2006.07.009","ISSN":"0020-1383","issue":"12","journalAbbreviation":"Injury","language":"en","page":"1083-1091","source":"ScienceDirect","title":"AIS 2005: A contemporary injury scale","title-short":"AIS 2005","volume":"37","author":[{"family":"Gennarelli","given":"Thomas A."},{"family":"Wodzin","given":"Elaine"}],"issued":{"date-parts":[["2006",12,1]]}}},{"id":89,"uris":["http://zotero.org/users/local/dRJOFA2S/items/7I5X2JBS"],"itemData":{"id":89,"type":"post-weblog","abstract":"The Abbreviated Injury Scale (AIS), is another tool used in the assessment of brain injury severity. In contrast…","container-title":"https://cochranfirm.com/new-orleans/","language":"en_US","title":"The Abbreviated Injury Scale","URL":"https://cochranfirm.com/new-orleans/injury-scale/","accessed":{"date-parts":[["2023",2,2]]}}}],"schema":"https://github.com/citation-style-language/schema/raw/master/csl-citation.json"} </w:instrText>
      </w:r>
      <w:r w:rsidRPr="003F7195">
        <w:rPr>
          <w:lang w:val="en-GB"/>
        </w:rPr>
        <w:fldChar w:fldCharType="separate"/>
      </w:r>
      <w:r w:rsidR="0099415B" w:rsidRPr="003F7195">
        <w:rPr>
          <w:lang w:val="en-GB"/>
        </w:rPr>
        <w:t>(7,8)</w:t>
      </w:r>
      <w:r w:rsidRPr="003F7195">
        <w:rPr>
          <w:lang w:val="en-GB"/>
        </w:rPr>
        <w:fldChar w:fldCharType="end"/>
      </w:r>
      <w:r w:rsidR="006C7CC8" w:rsidRPr="003F7195">
        <w:rPr>
          <w:lang w:val="en-GB"/>
        </w:rPr>
        <w:t>.</w:t>
      </w:r>
      <w:r w:rsidR="00D07EF0" w:rsidRPr="003F7195">
        <w:rPr>
          <w:lang w:val="en-GB"/>
        </w:rPr>
        <w:t xml:space="preserve"> </w:t>
      </w:r>
      <w:r w:rsidR="006C7CC8" w:rsidRPr="003F7195">
        <w:rPr>
          <w:lang w:val="en-GB"/>
        </w:rPr>
        <w:t xml:space="preserve">The American College of Surgeons (ASC) Trauma quality improvement program (TQIP) has further used the AIS-system to create definitions </w:t>
      </w:r>
      <w:r w:rsidR="003D7A4B" w:rsidRPr="003F7195">
        <w:rPr>
          <w:lang w:val="en-GB"/>
        </w:rPr>
        <w:t xml:space="preserve">for </w:t>
      </w:r>
      <w:r w:rsidR="006C7CC8" w:rsidRPr="003F7195">
        <w:rPr>
          <w:lang w:val="en-GB"/>
        </w:rPr>
        <w:t>patient cohorts</w:t>
      </w:r>
      <w:r w:rsidR="00D07EF0" w:rsidRPr="003F7195">
        <w:rPr>
          <w:lang w:val="en-GB"/>
        </w:rPr>
        <w:t xml:space="preserve"> </w:t>
      </w:r>
      <w:commentRangeStart w:id="12"/>
      <w:r w:rsidR="00306FF5" w:rsidRPr="003F7195">
        <w:rPr>
          <w:lang w:val="en-GB"/>
        </w:rPr>
        <w:t xml:space="preserve">(blunt, penetrating, </w:t>
      </w:r>
      <w:r w:rsidR="00430627">
        <w:rPr>
          <w:lang w:val="en-GB"/>
        </w:rPr>
        <w:t>TBI</w:t>
      </w:r>
      <w:r w:rsidR="009E0902" w:rsidRPr="003F7195">
        <w:rPr>
          <w:lang w:val="en-GB"/>
        </w:rPr>
        <w:t>)</w:t>
      </w:r>
      <w:ins w:id="13" w:author="Martin Gerdin Wärnberg" w:date="2023-04-24T18:36:00Z">
        <w:r w:rsidR="00E949D2">
          <w:rPr>
            <w:lang w:val="en-GB"/>
          </w:rPr>
          <w:t xml:space="preserve"> </w:t>
        </w:r>
      </w:ins>
      <w:commentRangeEnd w:id="12"/>
      <w:ins w:id="14" w:author="Martin Gerdin Wärnberg" w:date="2023-04-24T18:37:00Z">
        <w:r w:rsidR="00E949D2">
          <w:rPr>
            <w:rStyle w:val="Kommentarsreferens"/>
            <w:bCs w:val="0"/>
            <w:lang w:val="sv-SE"/>
          </w:rPr>
          <w:commentReference w:id="12"/>
        </w:r>
      </w:ins>
      <w:r w:rsidR="00D07EF0" w:rsidRPr="003F7195">
        <w:rPr>
          <w:lang w:val="en-GB"/>
        </w:rPr>
        <w:fldChar w:fldCharType="begin"/>
      </w:r>
      <w:r w:rsidR="0099415B" w:rsidRPr="003F7195">
        <w:rPr>
          <w:lang w:val="en-GB"/>
        </w:rPr>
        <w:instrText xml:space="preserve"> ADDIN ZOTERO_ITEM CSL_CITATION {"citationID":"fVfV9zIP","properties":{"formattedCitation":"(9)","plainCitation":"(9)","noteIndex":0},"citationItems":[{"id":115,"uris":["http://zotero.org/users/local/dRJOFA2S/items/38KTGW56"],"itemData":{"id":115,"type":"article-journal","abstract":"The American College of Surgeons Trauma Quality Improvement Program (TQIP) provides trauma centers with hospital-specific performance data and the ability to compare their performance data with that of similar hospitals nationwide. Utilizing the TQIP data and drill down feature can lead to changes in clinical practice and improved care. The purpose of this article is to provide a guide that demonstrates how using the TQIP hospital-specific data can improve outcomes. We recommend 4 separate categories by which data and reports should be evaluated: processes of care, quality of care, data coding, and data mapping. We discuss these categories using 4 targeted examples. Utilizing our guidelines, trauma programs participating in the TQIP should be able to (1) identify trends and focus on outliers in their institutional data, (2) create processes and implement practice improvements, and (3) evaluate the results of their corrective action plan. This topic may be of special interest to those involved in the management of programs or systemslevel policies as reduction in costs and improving quality are program drivers.","container-title":"Journal of Trauma Nursing","DOI":"10.1097/JTN.0000000000000436","ISSN":"1078-7496","issue":"3","language":"en","page":"121-127","source":"DOI.org (Crossref)","title":"Using the Trauma Quality Improvement Program Metrics Data to Enhance Clinical Practice","volume":"26","author":[{"family":"Blackmore","given":"Abigail R."},{"family":"Leonard","given":"Jan"},{"family":"Madayag","given":"Robert"},{"family":"Bourg","given":"Pamela W."}],"issued":{"date-parts":[["2019",5]]}}}],"schema":"https://github.com/citation-style-language/schema/raw/master/csl-citation.json"} </w:instrText>
      </w:r>
      <w:r w:rsidR="00D07EF0" w:rsidRPr="003F7195">
        <w:rPr>
          <w:lang w:val="en-GB"/>
        </w:rPr>
        <w:fldChar w:fldCharType="separate"/>
      </w:r>
      <w:r w:rsidR="0099415B" w:rsidRPr="003F7195">
        <w:rPr>
          <w:lang w:val="en-GB"/>
        </w:rPr>
        <w:t>(9)</w:t>
      </w:r>
      <w:r w:rsidR="00D07EF0" w:rsidRPr="003F7195">
        <w:rPr>
          <w:lang w:val="en-GB"/>
        </w:rPr>
        <w:fldChar w:fldCharType="end"/>
      </w:r>
      <w:r w:rsidR="00491EC1" w:rsidRPr="003F7195">
        <w:rPr>
          <w:lang w:val="en-GB"/>
        </w:rPr>
        <w:t xml:space="preserve">. </w:t>
      </w:r>
      <w:commentRangeStart w:id="15"/>
      <w:r w:rsidR="00CC78A2" w:rsidRPr="003F7195">
        <w:rPr>
          <w:lang w:val="en-GB"/>
        </w:rPr>
        <w:t>This</w:t>
      </w:r>
      <w:r w:rsidR="00A25CE5" w:rsidRPr="003F7195">
        <w:rPr>
          <w:lang w:val="en-GB"/>
        </w:rPr>
        <w:t xml:space="preserve"> </w:t>
      </w:r>
      <w:commentRangeEnd w:id="15"/>
      <w:r w:rsidR="00E949D2">
        <w:rPr>
          <w:rStyle w:val="Kommentarsreferens"/>
          <w:bCs w:val="0"/>
          <w:lang w:val="sv-SE"/>
        </w:rPr>
        <w:commentReference w:id="15"/>
      </w:r>
      <w:r w:rsidR="00F6703D" w:rsidRPr="003F7195">
        <w:rPr>
          <w:lang w:val="en-GB"/>
        </w:rPr>
        <w:t xml:space="preserve">facilitates comparability </w:t>
      </w:r>
      <w:r w:rsidR="00396A88" w:rsidRPr="003F7195">
        <w:rPr>
          <w:lang w:val="en-GB"/>
        </w:rPr>
        <w:t xml:space="preserve">and thereby studies of trauma patient data internationally. </w:t>
      </w:r>
    </w:p>
    <w:p w14:paraId="4CFFD3ED" w14:textId="77777777" w:rsidR="009139A7" w:rsidRPr="003F7195" w:rsidRDefault="009139A7" w:rsidP="005D6FA2">
      <w:pPr>
        <w:pStyle w:val="Brdtext1"/>
        <w:rPr>
          <w:lang w:val="en-GB"/>
        </w:rPr>
      </w:pPr>
    </w:p>
    <w:p w14:paraId="08AF1319" w14:textId="30CBB06B" w:rsidR="009139A7" w:rsidRPr="003F7195" w:rsidRDefault="009139A7" w:rsidP="00A47301">
      <w:pPr>
        <w:pStyle w:val="Rubrik3"/>
        <w:rPr>
          <w:bCs/>
          <w:lang w:val="en-GB"/>
        </w:rPr>
      </w:pPr>
      <w:r w:rsidRPr="003F7195">
        <w:rPr>
          <w:lang w:val="en-GB"/>
        </w:rPr>
        <w:t>Trauma system</w:t>
      </w:r>
    </w:p>
    <w:p w14:paraId="71765D10" w14:textId="0C9AD7C8" w:rsidR="009E5A6F" w:rsidRPr="003F7195" w:rsidRDefault="00385567" w:rsidP="00831C7C">
      <w:pPr>
        <w:pStyle w:val="Brdtext1"/>
        <w:rPr>
          <w:lang w:val="en-GB"/>
        </w:rPr>
      </w:pPr>
      <w:r w:rsidRPr="003F7195">
        <w:rPr>
          <w:lang w:val="en-GB"/>
        </w:rPr>
        <w:t xml:space="preserve">A trauma system is a coordinated network of healthcare providers and resources designed to provide timely and effective care to patients with traumatic injuries. </w:t>
      </w:r>
      <w:r w:rsidR="00421E53" w:rsidRPr="003F7195">
        <w:rPr>
          <w:lang w:val="en-GB"/>
        </w:rPr>
        <w:t xml:space="preserve">Trauma systems have a long tradition within the military but were not implemented in civil health care until the 1960s-1970s when the report “Accidental Death and Disability: The Neglected Disease of Modern Society” was published in the US </w:t>
      </w:r>
      <w:r w:rsidR="00421E53" w:rsidRPr="003F7195">
        <w:rPr>
          <w:lang w:val="en-GB"/>
        </w:rPr>
        <w:fldChar w:fldCharType="begin"/>
      </w:r>
      <w:r w:rsidR="0099415B" w:rsidRPr="003F7195">
        <w:rPr>
          <w:lang w:val="en-GB"/>
        </w:rPr>
        <w:instrText xml:space="preserve"> ADDIN ZOTERO_ITEM CSL_CITATION {"citationID":"4Hoq8Wdh","properties":{"formattedCitation":"(10)","plainCitation":"(10)","noteIndex":0},"citationItems":[{"id":50,"uris":["http://zotero.org/users/local/dRJOFA2S/items/DW9KFTHQ"],"itemData":{"id":50,"type":"article-journal","abstract":"The trauma team leader (TTL) is a “model” of a specifically dedicated team leader in the emergency department (ED), but its benefits are uncertain. The primary objective was to assess the impact of the TTL on 72-hour mortality. Secondary objectives included 24-hour mortality and admission delays from the ED.\nMajor trauma admissions (Injury Severity Score (ISS)≥12) in 3 Canadian Level-1 trauma centres were included from 2003 to 2017. The TTL program was implemented in centre 1 in 2005. An interrupted time series (ITS) analysis was performed. Analyses account for the change in patient case-mix (age, sex, and ISS). The two other centres were used as control in sensitivity analyses\nAmong 20,193 recorded trauma admissions, 71.7% (n=14,479) were males. The mean age was 53.5 ± 22.0 years. The median [IQR] ISS was 22 [16–26]. TTL implementation was not associated with a change in the quarterly trends of 72-hour or 24-hour mortality: adjusted estimates with 95% CI were 0.32 [−0.22;0.86] and −0.07 [−0.56;0.41] percentage-point change. Similar results were found for the proportions of patients admitted within 8 hours of ED arrival (0.36 [−1.47;2.18]). Sensitivity analyses using the two other centres as controls yielded similar results.\nTTL implementation was not associated with changes in mortality or admission delays from the ED. Future studies should assess the potential impact of TTL programs on other patient-centred outcomes using different quality of care indicators.\nTrauma training for front-line providers is a critical component of injury mitigation and trauma systems strengthening. Although the Advanced Trauma Life Support (ATLS) course is standard in much of the world, cost and administrative barriers are prohibitive to deploying the course in many low and middle income countries (LMICs). The purpose of this study was to identify alternative trauma training courses used in LMICs by scoping review and compare their effectiveness.\nSeveral peer-reviewed and grey literature databases were searched for relevant articles describing trauma training courses for front-line medical providers in LMICs. Studies were included if: performed in a LMIC; utilized a general trauma training course other than ATLS; trainees were hospital-based medical providers; study included some type of outcome measure.\nA total of 34 manuscripts met inclusion criteria. The majority of courses were novel, hospital-initiated courses and ranged in length from 1 day to 1 week. Physicians were the most common target audience, followed by medical students and nurses. Courses were taught in 24 different countries throughout the Middle East, Asia, Latin America and Africa. Comparison of pre- and post-test knowledge was the most common metric used and nearly all courses demonstrated a statistically significant knowledge gain. One study demonstrated a reduction in mortality for injured patients after course implementation. The majority of courses were a collaboration between universities in a high income country and local faculty/practitioners in the LMIC where the course was taught. Reported cost per participant ranged from $10 to $232 USD.\nSeveral trauma courses are currently being utilized in LMICs effectively with increases in knowledge gained and at a lower reported cost than ATLS. More research is needed to link trauma training courses to patient outcomes.\nCandida pericarditis is a rare condition which has previously been described after cardiothoracic surgery and immunosuppressive states (Geisler et al., 1981; Eng et al., 1981; Kraus et al., 1988; Kaufman et al., 1988; Tang et al., 2009; Glower et al., 1990; Carrel et al., 1991; Rabinovici et al., 1997; Canver et al., 1998; Farjah et al., 2005; Gronemeyer et al., 1982 [1-11]). We describe the case of a 19-year-old male blunt trauma patient, who survived a damage control thoracotomy and laparotomy with splenectomy, who later developed a loculated Candida pericardial effusion, complicated with cardiac tamponade and multiple organ failure, and required antifungals and surgical reintervention with thoracotomy for drainage. A literature search of the reported cases demonstrates that Candida pericarditis is indeed a rare but fatal condition if not identified and treated appropriately. This article discusses the difficulties we encountered while recognizing the disorder in our patient and proposes a guideline to adequately treat the condition in an effective and timely manner. Candida pericarditis poses a special challenge for the physician since its correct diagnosis and management requires a multidisciplinary approach.","container-title":"Current Problems in Surgery","DOI":"10.1016/j.cpsurg.2020.100840","ISSN":"0011-3840","issue":"1","journalAbbreviation":"Current Problems in Surgery","language":"en","page":"100840","source":"ScienceDirect","title":"The impact of trauma systems on patient outcomes","volume":"58","author":[{"family":"Choi","given":"Jeff"},{"family":"Carlos","given":"Garrison"},{"family":"Nassar","given":"Aussama K."},{"family":"Knowlton","given":"Lisa M."},{"family":"Spain","given":"David A."}],"issued":{"date-parts":[["2021",1,1]]}}}],"schema":"https://github.com/citation-style-language/schema/raw/master/csl-citation.json"} </w:instrText>
      </w:r>
      <w:r w:rsidR="00421E53" w:rsidRPr="003F7195">
        <w:rPr>
          <w:lang w:val="en-GB"/>
        </w:rPr>
        <w:fldChar w:fldCharType="separate"/>
      </w:r>
      <w:r w:rsidR="0099415B" w:rsidRPr="003F7195">
        <w:rPr>
          <w:lang w:val="en-GB"/>
        </w:rPr>
        <w:t>(10)</w:t>
      </w:r>
      <w:r w:rsidR="00421E53" w:rsidRPr="003F7195">
        <w:rPr>
          <w:lang w:val="en-GB"/>
        </w:rPr>
        <w:fldChar w:fldCharType="end"/>
      </w:r>
      <w:r w:rsidR="00421E53" w:rsidRPr="003F7195">
        <w:rPr>
          <w:lang w:val="en-GB"/>
        </w:rPr>
        <w:t xml:space="preserve">. Since then, trauma systems have been put into practice in most </w:t>
      </w:r>
      <w:commentRangeStart w:id="16"/>
      <w:r w:rsidR="00421E53" w:rsidRPr="003F7195">
        <w:rPr>
          <w:lang w:val="en-GB"/>
        </w:rPr>
        <w:t xml:space="preserve">modern </w:t>
      </w:r>
      <w:commentRangeEnd w:id="16"/>
      <w:r w:rsidR="00E949D2">
        <w:rPr>
          <w:rStyle w:val="Kommentarsreferens"/>
          <w:bCs w:val="0"/>
          <w:lang w:val="sv-SE"/>
        </w:rPr>
        <w:commentReference w:id="16"/>
      </w:r>
      <w:r w:rsidR="00421E53" w:rsidRPr="003F7195">
        <w:rPr>
          <w:lang w:val="en-GB"/>
        </w:rPr>
        <w:t>countries</w:t>
      </w:r>
      <w:r w:rsidR="00A0631C" w:rsidRPr="003F7195">
        <w:rPr>
          <w:lang w:val="en-GB"/>
        </w:rPr>
        <w:t xml:space="preserve">, improving mortality </w:t>
      </w:r>
      <w:r w:rsidR="00F712C4" w:rsidRPr="003F7195">
        <w:rPr>
          <w:lang w:val="en-GB"/>
        </w:rPr>
        <w:t xml:space="preserve">and morbidity </w:t>
      </w:r>
      <w:r w:rsidR="00A0631C" w:rsidRPr="003F7195">
        <w:rPr>
          <w:lang w:val="en-GB"/>
        </w:rPr>
        <w:t>for sev</w:t>
      </w:r>
      <w:r w:rsidR="00CA6FC0" w:rsidRPr="003F7195">
        <w:rPr>
          <w:lang w:val="en-GB"/>
        </w:rPr>
        <w:t xml:space="preserve">erely </w:t>
      </w:r>
      <w:r w:rsidR="00421E53" w:rsidRPr="003F7195">
        <w:rPr>
          <w:lang w:val="en-GB"/>
        </w:rPr>
        <w:t xml:space="preserve">injured patients </w:t>
      </w:r>
      <w:r w:rsidR="00421E53" w:rsidRPr="003F7195">
        <w:rPr>
          <w:lang w:val="en-GB"/>
        </w:rPr>
        <w:fldChar w:fldCharType="begin"/>
      </w:r>
      <w:r w:rsidR="0099415B" w:rsidRPr="003F7195">
        <w:rPr>
          <w:lang w:val="en-GB"/>
        </w:rPr>
        <w:instrText xml:space="preserve"> ADDIN ZOTERO_ITEM CSL_CITATION {"citationID":"7XLzMvnF","properties":{"formattedCitation":"(11)","plainCitation":"(11)","noteIndex":0},"citationItems":[{"id":48,"uris":["http://zotero.org/users/local/dRJOFA2S/items/M2H78JED"],"itemData":{"id":48,"type":"webpage","container-title":"Agency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 </w:instrText>
      </w:r>
      <w:r w:rsidR="00421E53" w:rsidRPr="003F7195">
        <w:rPr>
          <w:lang w:val="en-GB"/>
        </w:rPr>
        <w:fldChar w:fldCharType="separate"/>
      </w:r>
      <w:r w:rsidR="0099415B" w:rsidRPr="003F7195">
        <w:rPr>
          <w:lang w:val="en-GB"/>
        </w:rPr>
        <w:t>(11)</w:t>
      </w:r>
      <w:r w:rsidR="00421E53" w:rsidRPr="003F7195">
        <w:rPr>
          <w:lang w:val="en-GB"/>
        </w:rPr>
        <w:fldChar w:fldCharType="end"/>
      </w:r>
      <w:r w:rsidR="00421E53" w:rsidRPr="003F7195">
        <w:rPr>
          <w:lang w:val="en-GB"/>
        </w:rPr>
        <w:t xml:space="preserve">. </w:t>
      </w:r>
      <w:r w:rsidR="00BF7ED7" w:rsidRPr="003F7195">
        <w:rPr>
          <w:lang w:val="en-GB"/>
        </w:rPr>
        <w:t>The ACS provides guidelines for how the system should be structured.</w:t>
      </w:r>
      <w:r w:rsidR="008D6047" w:rsidRPr="003F7195">
        <w:rPr>
          <w:lang w:val="en-GB"/>
        </w:rPr>
        <w:t xml:space="preserve"> In general, the </w:t>
      </w:r>
      <w:r w:rsidR="00150587" w:rsidRPr="003F7195">
        <w:rPr>
          <w:lang w:val="en-GB"/>
        </w:rPr>
        <w:t xml:space="preserve">system consists of </w:t>
      </w:r>
      <w:r w:rsidR="00BF7ED7" w:rsidRPr="003F7195">
        <w:rPr>
          <w:lang w:val="en-GB"/>
        </w:rPr>
        <w:t>four components</w:t>
      </w:r>
      <w:r w:rsidR="00150587" w:rsidRPr="003F7195">
        <w:rPr>
          <w:lang w:val="en-GB"/>
        </w:rPr>
        <w:t xml:space="preserve">; </w:t>
      </w:r>
      <w:r w:rsidR="00BF7ED7" w:rsidRPr="003F7195">
        <w:rPr>
          <w:lang w:val="en-GB"/>
        </w:rPr>
        <w:t>(</w:t>
      </w:r>
      <w:proofErr w:type="spellStart"/>
      <w:r w:rsidR="00BF7ED7" w:rsidRPr="003F7195">
        <w:rPr>
          <w:lang w:val="en-GB"/>
        </w:rPr>
        <w:t>i</w:t>
      </w:r>
      <w:proofErr w:type="spellEnd"/>
      <w:r w:rsidR="00BF7ED7" w:rsidRPr="003F7195">
        <w:rPr>
          <w:lang w:val="en-GB"/>
        </w:rPr>
        <w:t xml:space="preserve">) </w:t>
      </w:r>
      <w:r w:rsidR="00100E26" w:rsidRPr="003F7195">
        <w:rPr>
          <w:lang w:val="en-GB"/>
        </w:rPr>
        <w:t>-</w:t>
      </w:r>
      <w:r w:rsidR="00BF7ED7" w:rsidRPr="003F7195">
        <w:rPr>
          <w:lang w:val="en-GB"/>
        </w:rPr>
        <w:t xml:space="preserve">pre-hospital care, (ii) hospital care at a trauma </w:t>
      </w:r>
      <w:proofErr w:type="spellStart"/>
      <w:r w:rsidR="00BF7ED7" w:rsidRPr="003F7195">
        <w:rPr>
          <w:lang w:val="en-GB"/>
        </w:rPr>
        <w:t>center</w:t>
      </w:r>
      <w:proofErr w:type="spellEnd"/>
      <w:r w:rsidR="00BF7ED7" w:rsidRPr="003F7195">
        <w:rPr>
          <w:lang w:val="en-GB"/>
        </w:rPr>
        <w:t xml:space="preserve">, (iii) post-hospital care and (iv) injury prevention. </w:t>
      </w:r>
      <w:r w:rsidR="00BF7ED7" w:rsidRPr="003F7195">
        <w:rPr>
          <w:lang w:val="en-GB"/>
        </w:rPr>
        <w:fldChar w:fldCharType="begin"/>
      </w:r>
      <w:r w:rsidR="0099415B" w:rsidRPr="003F7195">
        <w:rPr>
          <w:lang w:val="en-GB"/>
        </w:rPr>
        <w:instrText xml:space="preserve"> ADDIN ZOTERO_ITEM CSL_CITATION {"citationID":"AxiHPGe9","properties":{"formattedCitation":"(11)","plainCitation":"(11)","noteIndex":0},"citationItems":[{"id":48,"uris":["http://zotero.org/users/local/dRJOFA2S/items/M2H78JED"],"itemData":{"id":48,"type":"webpage","container-title":"Agency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 </w:instrText>
      </w:r>
      <w:r w:rsidR="00BF7ED7" w:rsidRPr="003F7195">
        <w:rPr>
          <w:lang w:val="en-GB"/>
        </w:rPr>
        <w:fldChar w:fldCharType="separate"/>
      </w:r>
      <w:r w:rsidR="0099415B" w:rsidRPr="003F7195">
        <w:rPr>
          <w:lang w:val="en-GB"/>
        </w:rPr>
        <w:t>(11)</w:t>
      </w:r>
      <w:r w:rsidR="00BF7ED7" w:rsidRPr="003F7195">
        <w:rPr>
          <w:lang w:val="en-GB"/>
        </w:rPr>
        <w:fldChar w:fldCharType="end"/>
      </w:r>
      <w:r w:rsidR="00E013CA" w:rsidRPr="003F7195">
        <w:rPr>
          <w:lang w:val="en-GB"/>
        </w:rPr>
        <w:t xml:space="preserve">. </w:t>
      </w:r>
    </w:p>
    <w:p w14:paraId="14CEB94A" w14:textId="77777777" w:rsidR="009E5A6F" w:rsidRPr="003F7195" w:rsidRDefault="009E5A6F" w:rsidP="00831C7C">
      <w:pPr>
        <w:pStyle w:val="Brdtext1"/>
        <w:rPr>
          <w:lang w:val="en-GB"/>
        </w:rPr>
      </w:pPr>
    </w:p>
    <w:p w14:paraId="4567C565" w14:textId="54A43ACF" w:rsidR="00D65524" w:rsidRPr="003F7195" w:rsidRDefault="00D65524" w:rsidP="00831C7C">
      <w:pPr>
        <w:pStyle w:val="Brdtext1"/>
        <w:rPr>
          <w:lang w:val="en-GB"/>
        </w:rPr>
      </w:pPr>
    </w:p>
    <w:p w14:paraId="39976AE2" w14:textId="448A6E5E" w:rsidR="00242326" w:rsidRPr="003F7195" w:rsidRDefault="00242326" w:rsidP="005D6FA2">
      <w:pPr>
        <w:pStyle w:val="Brdtext1"/>
        <w:rPr>
          <w:i/>
          <w:iCs/>
          <w:lang w:val="en-GB"/>
        </w:rPr>
      </w:pPr>
      <w:r w:rsidRPr="003F7195">
        <w:rPr>
          <w:i/>
          <w:iCs/>
          <w:lang w:val="en-GB"/>
        </w:rPr>
        <w:t xml:space="preserve">Trauma </w:t>
      </w:r>
      <w:r w:rsidR="003F7195" w:rsidRPr="003F7195">
        <w:rPr>
          <w:i/>
          <w:iCs/>
          <w:lang w:val="en-GB"/>
        </w:rPr>
        <w:t>centres</w:t>
      </w:r>
    </w:p>
    <w:p w14:paraId="00417537" w14:textId="2E4C7421" w:rsidR="005D6FA2" w:rsidRPr="003F7195" w:rsidRDefault="00500C87" w:rsidP="005D6FA2">
      <w:pPr>
        <w:pStyle w:val="Brdtext1"/>
        <w:rPr>
          <w:lang w:val="en-GB"/>
        </w:rPr>
      </w:pPr>
      <w:r w:rsidRPr="003F7195">
        <w:rPr>
          <w:lang w:val="en-GB"/>
        </w:rPr>
        <w:t xml:space="preserve">Trauma </w:t>
      </w:r>
      <w:r w:rsidR="003F7195" w:rsidRPr="003F7195">
        <w:rPr>
          <w:lang w:val="en-GB"/>
        </w:rPr>
        <w:t>centres</w:t>
      </w:r>
      <w:r w:rsidR="00242326" w:rsidRPr="003F7195">
        <w:rPr>
          <w:lang w:val="en-GB"/>
        </w:rPr>
        <w:t xml:space="preserve">, </w:t>
      </w:r>
      <w:r w:rsidR="00F85A69" w:rsidRPr="003F7195">
        <w:rPr>
          <w:lang w:val="en-GB"/>
        </w:rPr>
        <w:t xml:space="preserve">essential to the trauma </w:t>
      </w:r>
      <w:r w:rsidR="00D077F4" w:rsidRPr="003F7195">
        <w:rPr>
          <w:lang w:val="en-GB"/>
        </w:rPr>
        <w:t>system, are</w:t>
      </w:r>
      <w:r w:rsidR="00F85A69" w:rsidRPr="003F7195">
        <w:rPr>
          <w:lang w:val="en-GB"/>
        </w:rPr>
        <w:t xml:space="preserve"> </w:t>
      </w:r>
      <w:r w:rsidR="00FB6AB2" w:rsidRPr="003F7195">
        <w:rPr>
          <w:lang w:val="en-GB"/>
        </w:rPr>
        <w:t>specialized</w:t>
      </w:r>
      <w:r w:rsidR="00604A41" w:rsidRPr="003F7195">
        <w:rPr>
          <w:lang w:val="en-GB"/>
        </w:rPr>
        <w:t xml:space="preserve"> medical facilities</w:t>
      </w:r>
      <w:r w:rsidR="00921089" w:rsidRPr="003F7195">
        <w:rPr>
          <w:lang w:val="en-GB"/>
        </w:rPr>
        <w:t xml:space="preserve"> that meet specific criteria established by the ACS</w:t>
      </w:r>
      <w:r w:rsidR="317D781A" w:rsidRPr="003F7195">
        <w:rPr>
          <w:lang w:val="en-GB"/>
        </w:rPr>
        <w:t>.</w:t>
      </w:r>
      <w:r w:rsidR="00921089" w:rsidRPr="003F7195">
        <w:rPr>
          <w:lang w:val="en-GB"/>
        </w:rPr>
        <w:t xml:space="preserve"> </w:t>
      </w:r>
      <w:r w:rsidR="008B228A" w:rsidRPr="003F7195">
        <w:rPr>
          <w:lang w:val="en-GB"/>
        </w:rPr>
        <w:t>There are five levels of</w:t>
      </w:r>
      <w:r w:rsidR="005A4103" w:rsidRPr="003F7195">
        <w:rPr>
          <w:lang w:val="en-GB"/>
        </w:rPr>
        <w:t xml:space="preserve"> trauma</w:t>
      </w:r>
      <w:r w:rsidR="008B228A" w:rsidRPr="003F7195">
        <w:rPr>
          <w:lang w:val="en-GB"/>
        </w:rPr>
        <w:t xml:space="preserve"> </w:t>
      </w:r>
      <w:r w:rsidR="003F7195" w:rsidRPr="003F7195">
        <w:rPr>
          <w:lang w:val="en-GB"/>
        </w:rPr>
        <w:t>centres</w:t>
      </w:r>
      <w:r w:rsidRPr="003F7195">
        <w:rPr>
          <w:lang w:val="en-GB"/>
        </w:rPr>
        <w:t xml:space="preserve">, </w:t>
      </w:r>
      <w:r w:rsidR="0063246B" w:rsidRPr="003F7195">
        <w:rPr>
          <w:lang w:val="en-GB"/>
        </w:rPr>
        <w:t>where each level refers to</w:t>
      </w:r>
      <w:r w:rsidR="001612EC" w:rsidRPr="003F7195">
        <w:rPr>
          <w:lang w:val="en-GB"/>
        </w:rPr>
        <w:t xml:space="preserve"> the </w:t>
      </w:r>
      <w:r w:rsidR="0063246B" w:rsidRPr="003F7195">
        <w:rPr>
          <w:lang w:val="en-GB"/>
        </w:rPr>
        <w:t xml:space="preserve">kind of resources available at the </w:t>
      </w:r>
      <w:r w:rsidR="003F7195" w:rsidRPr="003F7195">
        <w:rPr>
          <w:lang w:val="en-GB"/>
        </w:rPr>
        <w:t>centre</w:t>
      </w:r>
      <w:r w:rsidR="008D01B7" w:rsidRPr="003F7195">
        <w:rPr>
          <w:lang w:val="en-GB"/>
        </w:rPr>
        <w:t xml:space="preserve"> a</w:t>
      </w:r>
      <w:r w:rsidR="001420FC" w:rsidRPr="003F7195">
        <w:rPr>
          <w:lang w:val="en-GB"/>
        </w:rPr>
        <w:t xml:space="preserve">nd number of </w:t>
      </w:r>
      <w:r w:rsidR="008D01B7" w:rsidRPr="003F7195">
        <w:rPr>
          <w:lang w:val="en-GB"/>
        </w:rPr>
        <w:t xml:space="preserve">patients </w:t>
      </w:r>
      <w:r w:rsidR="00395F3F" w:rsidRPr="003F7195">
        <w:rPr>
          <w:lang w:val="en-GB"/>
        </w:rPr>
        <w:t xml:space="preserve">admitted yearly. </w:t>
      </w:r>
      <w:r w:rsidR="008B228A" w:rsidRPr="003F7195">
        <w:rPr>
          <w:lang w:val="en-GB"/>
        </w:rPr>
        <w:t xml:space="preserve">Level 1 </w:t>
      </w:r>
      <w:r w:rsidR="0005762E" w:rsidRPr="003F7195">
        <w:rPr>
          <w:lang w:val="en-GB"/>
        </w:rPr>
        <w:t xml:space="preserve">trauma </w:t>
      </w:r>
      <w:r w:rsidR="003F7195" w:rsidRPr="003F7195">
        <w:rPr>
          <w:lang w:val="en-GB"/>
        </w:rPr>
        <w:t>centres</w:t>
      </w:r>
      <w:r w:rsidR="0005762E" w:rsidRPr="003F7195">
        <w:rPr>
          <w:lang w:val="en-GB"/>
        </w:rPr>
        <w:t xml:space="preserve"> provide the highest level of care</w:t>
      </w:r>
      <w:r w:rsidR="00B70DD3" w:rsidRPr="003F7195">
        <w:rPr>
          <w:lang w:val="en-GB"/>
        </w:rPr>
        <w:t xml:space="preserve"> and </w:t>
      </w:r>
      <w:r w:rsidR="00A81226" w:rsidRPr="003F7195">
        <w:rPr>
          <w:lang w:val="en-GB"/>
        </w:rPr>
        <w:t xml:space="preserve">should be </w:t>
      </w:r>
      <w:r w:rsidR="00364513" w:rsidRPr="003F7195">
        <w:rPr>
          <w:lang w:val="en-GB"/>
        </w:rPr>
        <w:t>equipped</w:t>
      </w:r>
      <w:r w:rsidR="00E5274F" w:rsidRPr="003F7195">
        <w:rPr>
          <w:lang w:val="en-GB"/>
        </w:rPr>
        <w:t xml:space="preserve"> for every aspect</w:t>
      </w:r>
      <w:r w:rsidR="006D7E72" w:rsidRPr="003F7195">
        <w:rPr>
          <w:lang w:val="en-GB"/>
        </w:rPr>
        <w:t xml:space="preserve"> </w:t>
      </w:r>
      <w:r w:rsidR="00047E6E" w:rsidRPr="003F7195">
        <w:rPr>
          <w:lang w:val="en-GB"/>
        </w:rPr>
        <w:t>of injury</w:t>
      </w:r>
      <w:r w:rsidR="00E5274F" w:rsidRPr="003F7195">
        <w:rPr>
          <w:lang w:val="en-GB"/>
        </w:rPr>
        <w:t xml:space="preserve"> </w:t>
      </w:r>
      <w:r w:rsidR="006D7E72" w:rsidRPr="003F7195">
        <w:rPr>
          <w:lang w:val="en-GB"/>
        </w:rPr>
        <w:t xml:space="preserve">around the clock. </w:t>
      </w:r>
      <w:r w:rsidR="00AA42D1" w:rsidRPr="003F7195">
        <w:rPr>
          <w:lang w:val="en-GB"/>
        </w:rPr>
        <w:fldChar w:fldCharType="begin"/>
      </w:r>
      <w:r w:rsidR="0099415B" w:rsidRPr="003F7195">
        <w:rPr>
          <w:lang w:val="en-GB"/>
        </w:rPr>
        <w:instrText xml:space="preserve"> ADDIN ZOTERO_ITEM CSL_CITATION {"citationID":"cgURjVQE","properties":{"formattedCitation":"(12)","plainCitation":"(12)","noteIndex":0},"citationItems":[{"id":120,"uris":["http://zotero.org/users/local/dRJOFA2S/items/WN5UWAWL"],"itemData":{"id":120,"type":"webpage","title":"Trauma Center Levels Explained - American Trauma Society","URL":"https://www.amtrauma.org/page/traumalevels","accessed":{"date-parts":[["2023",3,7]]}}}],"schema":"https://github.com/citation-style-language/schema/raw/master/csl-citation.json"} </w:instrText>
      </w:r>
      <w:r w:rsidR="00AA42D1" w:rsidRPr="003F7195">
        <w:rPr>
          <w:lang w:val="en-GB"/>
        </w:rPr>
        <w:fldChar w:fldCharType="separate"/>
      </w:r>
      <w:r w:rsidR="0099415B" w:rsidRPr="003F7195">
        <w:rPr>
          <w:lang w:val="en-GB"/>
        </w:rPr>
        <w:t>(12)</w:t>
      </w:r>
      <w:r w:rsidR="00AA42D1" w:rsidRPr="003F7195">
        <w:rPr>
          <w:lang w:val="en-GB"/>
        </w:rPr>
        <w:fldChar w:fldCharType="end"/>
      </w:r>
      <w:r w:rsidR="003C1059" w:rsidRPr="003F7195">
        <w:rPr>
          <w:lang w:val="en-GB"/>
        </w:rPr>
        <w:t xml:space="preserve"> </w:t>
      </w:r>
      <w:r w:rsidR="00562BA5" w:rsidRPr="003F7195">
        <w:rPr>
          <w:lang w:val="en-GB"/>
        </w:rPr>
        <w:t xml:space="preserve">Apart from medical </w:t>
      </w:r>
      <w:r w:rsidR="00453F47" w:rsidRPr="003F7195">
        <w:rPr>
          <w:lang w:val="en-GB"/>
        </w:rPr>
        <w:t xml:space="preserve">resources such as operating rooms, </w:t>
      </w:r>
      <w:commentRangeStart w:id="17"/>
      <w:r w:rsidR="00453F47" w:rsidRPr="003F7195">
        <w:rPr>
          <w:lang w:val="en-GB"/>
        </w:rPr>
        <w:t>standby trauma teams</w:t>
      </w:r>
      <w:commentRangeEnd w:id="17"/>
      <w:r w:rsidR="00E949D2">
        <w:rPr>
          <w:rStyle w:val="Kommentarsreferens"/>
          <w:bCs w:val="0"/>
          <w:lang w:val="sv-SE"/>
        </w:rPr>
        <w:commentReference w:id="17"/>
      </w:r>
      <w:r w:rsidR="00453F47" w:rsidRPr="003F7195">
        <w:rPr>
          <w:lang w:val="en-GB"/>
        </w:rPr>
        <w:t xml:space="preserve">, </w:t>
      </w:r>
      <w:r w:rsidR="00BC09AC" w:rsidRPr="003F7195">
        <w:rPr>
          <w:lang w:val="en-GB"/>
        </w:rPr>
        <w:t>advanced x-rays</w:t>
      </w:r>
      <w:r w:rsidR="00245472" w:rsidRPr="003F7195">
        <w:rPr>
          <w:lang w:val="en-GB"/>
        </w:rPr>
        <w:t xml:space="preserve"> and well-stocked blood banks, level-1 trauma </w:t>
      </w:r>
      <w:r w:rsidR="003F7195" w:rsidRPr="003F7195">
        <w:rPr>
          <w:lang w:val="en-GB"/>
        </w:rPr>
        <w:t>centres</w:t>
      </w:r>
      <w:r w:rsidR="00245472" w:rsidRPr="003F7195">
        <w:rPr>
          <w:lang w:val="en-GB"/>
        </w:rPr>
        <w:t xml:space="preserve"> should </w:t>
      </w:r>
      <w:r w:rsidR="00E839EF" w:rsidRPr="003F7195">
        <w:rPr>
          <w:lang w:val="en-GB"/>
        </w:rPr>
        <w:t xml:space="preserve">engage in quality assessments and </w:t>
      </w:r>
      <w:r w:rsidR="00335F37" w:rsidRPr="003F7195">
        <w:rPr>
          <w:lang w:val="en-GB"/>
        </w:rPr>
        <w:t xml:space="preserve">improvement programs for trauma care. </w:t>
      </w:r>
      <w:r w:rsidR="00301665" w:rsidRPr="003F7195">
        <w:rPr>
          <w:lang w:val="en-GB"/>
        </w:rPr>
        <w:fldChar w:fldCharType="begin"/>
      </w:r>
      <w:r w:rsidR="0099415B" w:rsidRPr="003F7195">
        <w:rPr>
          <w:lang w:val="en-GB"/>
        </w:rPr>
        <w:instrText xml:space="preserve"> ADDIN ZOTERO_ITEM CSL_CITATION {"citationID":"9VSoDlQE","properties":{"formattedCitation":"(13)","plainCitation":"(13)","noteIndex":0},"citationItems":[{"id":124,"uris":["http://zotero.org/users/local/dRJOFA2S/items/3E9MB6SH"],"itemData":{"id":124,"type":"webpage","abstract":"Wellstar is soon closing Atlanta Medical Center, meaning Georgia will soon have only four Level 1 trauma centers.","container-title":"https://www.atlantanewsfirst.com","language":"en","note":"section: Health","title":"What is a Level 1 trauma center?","URL":"https://www.atlantanewsfirst.com/2022/09/01/what-is-level-1-trauma-center/","author":[{"family":"Darnell","given":"Tim"}],"accessed":{"date-parts":[["2023",3,12]]}}}],"schema":"https://github.com/citation-style-language/schema/raw/master/csl-citation.json"} </w:instrText>
      </w:r>
      <w:r w:rsidR="00301665" w:rsidRPr="003F7195">
        <w:rPr>
          <w:lang w:val="en-GB"/>
        </w:rPr>
        <w:fldChar w:fldCharType="separate"/>
      </w:r>
      <w:r w:rsidR="0099415B" w:rsidRPr="003F7195">
        <w:rPr>
          <w:lang w:val="en-GB"/>
        </w:rPr>
        <w:t>(13)</w:t>
      </w:r>
      <w:r w:rsidR="00301665" w:rsidRPr="003F7195">
        <w:rPr>
          <w:lang w:val="en-GB"/>
        </w:rPr>
        <w:fldChar w:fldCharType="end"/>
      </w:r>
    </w:p>
    <w:p w14:paraId="0A30A1C6" w14:textId="77777777" w:rsidR="009139A7" w:rsidRPr="003F7195" w:rsidRDefault="009139A7" w:rsidP="0096073B">
      <w:pPr>
        <w:pStyle w:val="Brdtext1"/>
        <w:rPr>
          <w:lang w:val="en-GB"/>
        </w:rPr>
      </w:pPr>
    </w:p>
    <w:p w14:paraId="364BE6C6" w14:textId="4E46D09C" w:rsidR="00317596" w:rsidRPr="003F7195" w:rsidRDefault="003905A9" w:rsidP="0096073B">
      <w:pPr>
        <w:pStyle w:val="Brdtext1"/>
        <w:rPr>
          <w:i/>
          <w:iCs/>
          <w:lang w:val="en-GB"/>
        </w:rPr>
      </w:pPr>
      <w:r w:rsidRPr="003F7195">
        <w:rPr>
          <w:i/>
          <w:iCs/>
          <w:lang w:val="en-GB"/>
        </w:rPr>
        <w:t xml:space="preserve">M&amp;M conferences </w:t>
      </w:r>
    </w:p>
    <w:p w14:paraId="1124DAF4" w14:textId="76C8AE8D" w:rsidR="005D6FA2" w:rsidRPr="003F7195" w:rsidRDefault="009754B8" w:rsidP="005D6FA2">
      <w:pPr>
        <w:pStyle w:val="Brdtext1"/>
        <w:rPr>
          <w:lang w:val="en-GB"/>
        </w:rPr>
      </w:pPr>
      <w:r w:rsidRPr="003F7195">
        <w:rPr>
          <w:lang w:val="en-GB"/>
        </w:rPr>
        <w:t>M</w:t>
      </w:r>
      <w:r w:rsidR="00A47301" w:rsidRPr="003F7195">
        <w:rPr>
          <w:lang w:val="en-GB"/>
        </w:rPr>
        <w:t>ortality and Morbidity (</w:t>
      </w:r>
      <w:r w:rsidR="000D09FE" w:rsidRPr="003F7195">
        <w:rPr>
          <w:lang w:val="en-GB"/>
        </w:rPr>
        <w:t>M&amp;M</w:t>
      </w:r>
      <w:r w:rsidR="00A47301" w:rsidRPr="003F7195">
        <w:rPr>
          <w:lang w:val="en-GB"/>
        </w:rPr>
        <w:t>) conferences</w:t>
      </w:r>
      <w:r w:rsidR="000D09FE" w:rsidRPr="003F7195">
        <w:rPr>
          <w:lang w:val="en-GB"/>
        </w:rPr>
        <w:t xml:space="preserve"> are</w:t>
      </w:r>
      <w:r w:rsidR="00221748" w:rsidRPr="003F7195">
        <w:rPr>
          <w:lang w:val="en-GB"/>
        </w:rPr>
        <w:t xml:space="preserve"> recurring </w:t>
      </w:r>
      <w:r w:rsidR="00E63540" w:rsidRPr="003F7195">
        <w:rPr>
          <w:lang w:val="en-GB"/>
        </w:rPr>
        <w:t>meetings</w:t>
      </w:r>
      <w:r w:rsidR="00432638" w:rsidRPr="003F7195">
        <w:rPr>
          <w:lang w:val="en-GB"/>
        </w:rPr>
        <w:t xml:space="preserve"> </w:t>
      </w:r>
      <w:r w:rsidR="00C619A9" w:rsidRPr="003F7195">
        <w:rPr>
          <w:lang w:val="en-GB"/>
        </w:rPr>
        <w:t xml:space="preserve">at trauma </w:t>
      </w:r>
      <w:r w:rsidR="003F7195" w:rsidRPr="003F7195">
        <w:rPr>
          <w:lang w:val="en-GB"/>
        </w:rPr>
        <w:t>centres</w:t>
      </w:r>
      <w:r w:rsidR="00F17235" w:rsidRPr="003F7195">
        <w:rPr>
          <w:lang w:val="en-GB"/>
        </w:rPr>
        <w:t>. A</w:t>
      </w:r>
      <w:r w:rsidR="006B4F2E" w:rsidRPr="003F7195">
        <w:rPr>
          <w:lang w:val="en-GB"/>
        </w:rPr>
        <w:t xml:space="preserve">t </w:t>
      </w:r>
      <w:ins w:id="18" w:author="Martin Gerdin Wärnberg" w:date="2023-04-24T18:40:00Z">
        <w:r w:rsidR="00E949D2">
          <w:rPr>
            <w:lang w:val="en-GB"/>
          </w:rPr>
          <w:t xml:space="preserve">these </w:t>
        </w:r>
      </w:ins>
      <w:r w:rsidR="006B4F2E" w:rsidRPr="003F7195">
        <w:rPr>
          <w:lang w:val="en-GB"/>
        </w:rPr>
        <w:t>conference</w:t>
      </w:r>
      <w:ins w:id="19" w:author="Martin Gerdin Wärnberg" w:date="2023-04-24T18:40:00Z">
        <w:r w:rsidR="00E949D2">
          <w:rPr>
            <w:lang w:val="en-GB"/>
          </w:rPr>
          <w:t>s</w:t>
        </w:r>
      </w:ins>
      <w:r w:rsidR="006B4F2E" w:rsidRPr="003F7195">
        <w:rPr>
          <w:lang w:val="en-GB"/>
        </w:rPr>
        <w:t>, a</w:t>
      </w:r>
      <w:r w:rsidR="00E63540" w:rsidRPr="003F7195">
        <w:rPr>
          <w:lang w:val="en-GB"/>
        </w:rPr>
        <w:t xml:space="preserve"> multidisciplinary </w:t>
      </w:r>
      <w:commentRangeStart w:id="20"/>
      <w:r w:rsidR="00E63540" w:rsidRPr="003F7195">
        <w:rPr>
          <w:lang w:val="en-GB"/>
        </w:rPr>
        <w:t xml:space="preserve">team </w:t>
      </w:r>
      <w:commentRangeEnd w:id="20"/>
      <w:r w:rsidR="00E949D2">
        <w:rPr>
          <w:rStyle w:val="Kommentarsreferens"/>
          <w:bCs w:val="0"/>
          <w:lang w:val="sv-SE"/>
        </w:rPr>
        <w:commentReference w:id="20"/>
      </w:r>
      <w:r w:rsidR="00E63540" w:rsidRPr="003F7195">
        <w:rPr>
          <w:lang w:val="en-GB"/>
        </w:rPr>
        <w:t xml:space="preserve">of qualified doctors and nurses evaluate selected patient cases to </w:t>
      </w:r>
      <w:r w:rsidR="0084431E" w:rsidRPr="003F7195">
        <w:rPr>
          <w:lang w:val="en-GB"/>
        </w:rPr>
        <w:t>establish</w:t>
      </w:r>
      <w:r w:rsidR="006B4F2E" w:rsidRPr="003F7195">
        <w:rPr>
          <w:lang w:val="en-GB"/>
        </w:rPr>
        <w:t xml:space="preserve"> </w:t>
      </w:r>
      <w:r w:rsidR="00CC06BC" w:rsidRPr="003F7195">
        <w:rPr>
          <w:lang w:val="en-GB"/>
        </w:rPr>
        <w:t xml:space="preserve">whether </w:t>
      </w:r>
      <w:r w:rsidR="0057458B" w:rsidRPr="003F7195">
        <w:rPr>
          <w:lang w:val="en-GB"/>
        </w:rPr>
        <w:t>death could have been prevented</w:t>
      </w:r>
      <w:r w:rsidR="00E60CE9" w:rsidRPr="003F7195">
        <w:rPr>
          <w:lang w:val="en-GB"/>
        </w:rPr>
        <w:t xml:space="preserve"> and/or </w:t>
      </w:r>
      <w:r w:rsidR="009D6833" w:rsidRPr="003F7195">
        <w:rPr>
          <w:lang w:val="en-GB"/>
        </w:rPr>
        <w:t xml:space="preserve">any other </w:t>
      </w:r>
      <w:r w:rsidR="00E63540" w:rsidRPr="003F7195">
        <w:rPr>
          <w:lang w:val="en-GB"/>
        </w:rPr>
        <w:t xml:space="preserve">errors in the care </w:t>
      </w:r>
      <w:r w:rsidR="009D6833" w:rsidRPr="003F7195">
        <w:rPr>
          <w:lang w:val="en-GB"/>
        </w:rPr>
        <w:t xml:space="preserve">have </w:t>
      </w:r>
      <w:r w:rsidR="0043695C" w:rsidRPr="003F7195">
        <w:rPr>
          <w:lang w:val="en-GB"/>
        </w:rPr>
        <w:t xml:space="preserve">occurred. The </w:t>
      </w:r>
      <w:r w:rsidR="002D3343" w:rsidRPr="003F7195">
        <w:rPr>
          <w:lang w:val="en-GB"/>
        </w:rPr>
        <w:t xml:space="preserve">aim </w:t>
      </w:r>
      <w:r w:rsidR="0043695C" w:rsidRPr="003F7195">
        <w:rPr>
          <w:lang w:val="en-GB"/>
        </w:rPr>
        <w:t xml:space="preserve">of the conference is </w:t>
      </w:r>
      <w:r w:rsidR="002D3343" w:rsidRPr="003F7195">
        <w:rPr>
          <w:lang w:val="en-GB"/>
        </w:rPr>
        <w:t xml:space="preserve">to identify </w:t>
      </w:r>
      <w:r w:rsidR="000A4551" w:rsidRPr="003F7195">
        <w:rPr>
          <w:lang w:val="en-GB"/>
        </w:rPr>
        <w:t>o</w:t>
      </w:r>
      <w:r w:rsidR="002D3343" w:rsidRPr="003F7195">
        <w:rPr>
          <w:lang w:val="en-GB"/>
        </w:rPr>
        <w:t xml:space="preserve">pportunities for improvement and </w:t>
      </w:r>
      <w:r w:rsidR="000D614D" w:rsidRPr="003F7195">
        <w:rPr>
          <w:lang w:val="en-GB"/>
        </w:rPr>
        <w:t xml:space="preserve">subsequent </w:t>
      </w:r>
      <w:r w:rsidR="00CF1B54" w:rsidRPr="003F7195">
        <w:rPr>
          <w:lang w:val="en-GB"/>
        </w:rPr>
        <w:t xml:space="preserve">actions </w:t>
      </w:r>
      <w:r w:rsidR="000A4551" w:rsidRPr="003F7195">
        <w:rPr>
          <w:lang w:val="en-GB"/>
        </w:rPr>
        <w:t xml:space="preserve">that can be taken to improve </w:t>
      </w:r>
      <w:r w:rsidR="00C540AE" w:rsidRPr="003F7195">
        <w:rPr>
          <w:lang w:val="en-GB"/>
        </w:rPr>
        <w:t xml:space="preserve">future </w:t>
      </w:r>
      <w:r w:rsidR="004E2944" w:rsidRPr="003F7195">
        <w:rPr>
          <w:lang w:val="en-GB"/>
        </w:rPr>
        <w:t>c</w:t>
      </w:r>
      <w:r w:rsidR="0071122C" w:rsidRPr="003F7195">
        <w:rPr>
          <w:lang w:val="en-GB"/>
        </w:rPr>
        <w:t>are</w:t>
      </w:r>
      <w:r w:rsidR="004E2944" w:rsidRPr="003F7195">
        <w:rPr>
          <w:lang w:val="en-GB"/>
        </w:rPr>
        <w:t xml:space="preserve"> </w:t>
      </w:r>
      <w:r w:rsidR="005D6FA2" w:rsidRPr="003F7195">
        <w:rPr>
          <w:lang w:val="en-GB"/>
        </w:rPr>
        <w:fldChar w:fldCharType="begin"/>
      </w:r>
      <w:r w:rsidR="0099415B" w:rsidRPr="003F7195">
        <w:rPr>
          <w:lang w:val="en-GB"/>
        </w:rPr>
        <w:instrText xml:space="preserve"> ADDIN ZOTERO_ITEM CSL_CITATION {"citationID":"O0zxgbRG","properties":{"formattedCitation":"(14)","plainCitation":"(14)","noteIndex":0},"citationItems":[{"id":64,"uris":["http://zotero.org/users/local/dRJOFA2S/items/NFBYVVYG"],"itemData":{"id":64,"type":"webpage","title":"Analysis of Preventable Trauma Deaths and Opportunities for Trauma Care Improvement in Utah","URL":"https://oce-ovid-com.proxy.kib.ki.se/article/00005373-201104000-00032/HTML","accessed":{"date-parts":[["2023",1,30]]}}}],"schema":"https://github.com/citation-style-language/schema/raw/master/csl-citation.json"} </w:instrText>
      </w:r>
      <w:r w:rsidR="005D6FA2" w:rsidRPr="003F7195">
        <w:rPr>
          <w:lang w:val="en-GB"/>
        </w:rPr>
        <w:fldChar w:fldCharType="separate"/>
      </w:r>
      <w:r w:rsidR="0099415B" w:rsidRPr="003F7195">
        <w:rPr>
          <w:lang w:val="en-GB"/>
        </w:rPr>
        <w:t>(14)</w:t>
      </w:r>
      <w:r w:rsidR="005D6FA2" w:rsidRPr="003F7195">
        <w:rPr>
          <w:lang w:val="en-GB"/>
        </w:rPr>
        <w:fldChar w:fldCharType="end"/>
      </w:r>
      <w:r w:rsidR="00620B0A" w:rsidRPr="003F7195">
        <w:rPr>
          <w:lang w:val="en-GB"/>
        </w:rPr>
        <w:t>.</w:t>
      </w:r>
      <w:r w:rsidR="0053450C" w:rsidRPr="003F7195">
        <w:rPr>
          <w:lang w:val="en-GB"/>
        </w:rPr>
        <w:t xml:space="preserve"> </w:t>
      </w:r>
      <w:del w:id="21" w:author="Martin Gerdin Wärnberg" w:date="2023-04-24T18:41:00Z">
        <w:r w:rsidR="00AA4F8A" w:rsidRPr="003F7195" w:rsidDel="00E949D2">
          <w:rPr>
            <w:lang w:val="en-GB"/>
          </w:rPr>
          <w:delText>The conduction of</w:delText>
        </w:r>
      </w:del>
      <w:commentRangeStart w:id="22"/>
      <w:ins w:id="23" w:author="Martin Gerdin Wärnberg" w:date="2023-04-24T18:41:00Z">
        <w:r w:rsidR="00E949D2">
          <w:rPr>
            <w:lang w:val="en-GB"/>
          </w:rPr>
          <w:t>Conducting</w:t>
        </w:r>
        <w:commentRangeEnd w:id="22"/>
        <w:r w:rsidR="00E949D2">
          <w:rPr>
            <w:rStyle w:val="Kommentarsreferens"/>
            <w:bCs w:val="0"/>
            <w:lang w:val="sv-SE"/>
          </w:rPr>
          <w:commentReference w:id="22"/>
        </w:r>
      </w:ins>
      <w:r w:rsidR="00AA4F8A" w:rsidRPr="003F7195">
        <w:rPr>
          <w:lang w:val="en-GB"/>
        </w:rPr>
        <w:t xml:space="preserve"> </w:t>
      </w:r>
      <w:r w:rsidR="0002557A" w:rsidRPr="003F7195">
        <w:rPr>
          <w:lang w:val="en-GB"/>
        </w:rPr>
        <w:t>M&amp;M-conferences</w:t>
      </w:r>
      <w:r w:rsidR="00AA4F8A" w:rsidRPr="003F7195">
        <w:rPr>
          <w:lang w:val="en-GB"/>
        </w:rPr>
        <w:t xml:space="preserve"> within 30 days </w:t>
      </w:r>
      <w:r w:rsidR="005E47C9" w:rsidRPr="003F7195">
        <w:rPr>
          <w:lang w:val="en-GB"/>
        </w:rPr>
        <w:t xml:space="preserve">after trauma has been used as a quality measure of care, and should </w:t>
      </w:r>
      <w:r w:rsidR="003A61EC" w:rsidRPr="003F7195">
        <w:rPr>
          <w:lang w:val="en-GB"/>
        </w:rPr>
        <w:t xml:space="preserve">be </w:t>
      </w:r>
      <w:r w:rsidR="0002557A" w:rsidRPr="003F7195">
        <w:rPr>
          <w:lang w:val="en-GB"/>
        </w:rPr>
        <w:t xml:space="preserve">an integrated part of </w:t>
      </w:r>
      <w:r w:rsidR="003A61EC" w:rsidRPr="003F7195">
        <w:rPr>
          <w:lang w:val="en-GB"/>
        </w:rPr>
        <w:t>care</w:t>
      </w:r>
      <w:r w:rsidR="00040D8B" w:rsidRPr="003F7195">
        <w:rPr>
          <w:lang w:val="en-GB"/>
        </w:rPr>
        <w:t xml:space="preserve"> at all level-1 trauma </w:t>
      </w:r>
      <w:r w:rsidR="003F7195" w:rsidRPr="003F7195">
        <w:rPr>
          <w:lang w:val="en-GB"/>
        </w:rPr>
        <w:t>centres</w:t>
      </w:r>
      <w:r w:rsidR="003A61EC" w:rsidRPr="003F7195">
        <w:rPr>
          <w:lang w:val="en-GB"/>
        </w:rPr>
        <w:t xml:space="preserve"> </w:t>
      </w:r>
      <w:r w:rsidR="006F6193" w:rsidRPr="003F7195">
        <w:rPr>
          <w:lang w:val="en-GB"/>
        </w:rPr>
        <w:fldChar w:fldCharType="begin"/>
      </w:r>
      <w:r w:rsidR="0099415B" w:rsidRPr="003F7195">
        <w:rPr>
          <w:lang w:val="en-GB"/>
        </w:rPr>
        <w:instrText xml:space="preserve"> ADDIN ZOTERO_ITEM CSL_CITATION {"citationID":"PBaMcF2n","properties":{"formattedCitation":"(15)","plainCitation":"(15)","noteIndex":0},"citationItems":[{"id":19,"uris":["http://zotero.org/users/local/dRJOFA2S/items/RZRPJ7L5"],"itemData":{"id":19,"type":"post-weblog","language":"sv-SE","title":"Förtydligad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 </w:instrText>
      </w:r>
      <w:r w:rsidR="006F6193" w:rsidRPr="003F7195">
        <w:rPr>
          <w:lang w:val="en-GB"/>
        </w:rPr>
        <w:fldChar w:fldCharType="separate"/>
      </w:r>
      <w:r w:rsidR="0099415B" w:rsidRPr="003F7195">
        <w:rPr>
          <w:lang w:val="en-GB"/>
        </w:rPr>
        <w:t>(15)</w:t>
      </w:r>
      <w:r w:rsidR="006F6193" w:rsidRPr="003F7195">
        <w:rPr>
          <w:lang w:val="en-GB"/>
        </w:rPr>
        <w:fldChar w:fldCharType="end"/>
      </w:r>
      <w:r w:rsidR="00040D8B" w:rsidRPr="003F7195">
        <w:rPr>
          <w:lang w:val="en-GB"/>
        </w:rPr>
        <w:t>.</w:t>
      </w:r>
    </w:p>
    <w:p w14:paraId="361EB186" w14:textId="528D3513" w:rsidR="00711B43" w:rsidRPr="003F7195" w:rsidRDefault="00711B43" w:rsidP="005D6FA2">
      <w:pPr>
        <w:pStyle w:val="Brdtext1"/>
        <w:rPr>
          <w:lang w:val="en-GB"/>
        </w:rPr>
      </w:pPr>
    </w:p>
    <w:p w14:paraId="613CE6B3" w14:textId="77777777" w:rsidR="00711B43" w:rsidRPr="003F7195" w:rsidRDefault="00711B43" w:rsidP="00A47301">
      <w:pPr>
        <w:pStyle w:val="Rubrik3"/>
        <w:rPr>
          <w:bCs/>
          <w:lang w:val="en-GB"/>
        </w:rPr>
      </w:pPr>
      <w:r w:rsidRPr="003F7195">
        <w:rPr>
          <w:lang w:val="en-GB"/>
        </w:rPr>
        <w:t xml:space="preserve">Opportunities for improvement </w:t>
      </w:r>
    </w:p>
    <w:p w14:paraId="786B5BC2" w14:textId="559C1468" w:rsidR="00711B43" w:rsidRPr="003F7195" w:rsidRDefault="00711B43" w:rsidP="00711B43">
      <w:pPr>
        <w:pStyle w:val="Brdtext1"/>
        <w:rPr>
          <w:lang w:val="en-GB"/>
        </w:rPr>
      </w:pPr>
      <w:r w:rsidRPr="4790DFFC">
        <w:rPr>
          <w:lang w:val="en-GB"/>
        </w:rPr>
        <w:t xml:space="preserve">Opportunities for improvement (OFI) is an established concept within trauma care evaluation and can be defined as all deficiencies or aberrations from guidelines at any stage of care in a trauma system that could be avoided through optimized action </w:t>
      </w:r>
      <w:r w:rsidRPr="4790DFFC">
        <w:rPr>
          <w:lang w:val="en-GB"/>
        </w:rPr>
        <w:fldChar w:fldCharType="begin"/>
      </w:r>
      <w:r w:rsidRPr="4790DFFC">
        <w:rPr>
          <w:lang w:val="en-GB"/>
        </w:rPr>
        <w:instrText xml:space="preserve"> ADDIN ZOTERO_ITEM CSL_CITATION {"citationID":"J4EKQTTJ","properties":{"formattedCitation":"(16)","plainCitation":"(16)","noteIndex":0},"citationItems":[{"id":37,"uris":["http://zotero.org/users/local/dRJOFA2S/items/W42UM6SE"],"itemData":{"id":37,"type":"article-journal","language":"en","source":"Zotero","title":"TRAUMA PERFORMANCE IMPROVEMENT PLAN 2016","author":[{"family":"Bixby","given":"Starlett"},{"family":"Torres","given":"Denise"}]}}],"schema":"https://github.com/citation-style-language/schema/raw/master/csl-citation.json"} </w:instrText>
      </w:r>
      <w:r w:rsidRPr="4790DFFC">
        <w:rPr>
          <w:lang w:val="en-GB"/>
        </w:rPr>
        <w:fldChar w:fldCharType="separate"/>
      </w:r>
      <w:r w:rsidR="0099415B" w:rsidRPr="4790DFFC">
        <w:rPr>
          <w:lang w:val="en-GB"/>
        </w:rPr>
        <w:t>(16)</w:t>
      </w:r>
      <w:r w:rsidRPr="4790DFFC">
        <w:rPr>
          <w:lang w:val="en-GB"/>
        </w:rPr>
        <w:fldChar w:fldCharType="end"/>
      </w:r>
      <w:r w:rsidRPr="4790DFFC">
        <w:rPr>
          <w:lang w:val="en-GB"/>
        </w:rPr>
        <w:t xml:space="preserve">. </w:t>
      </w:r>
      <w:commentRangeStart w:id="24"/>
      <w:r w:rsidRPr="4790DFFC">
        <w:rPr>
          <w:lang w:val="en-GB"/>
        </w:rPr>
        <w:t xml:space="preserve">OFIs </w:t>
      </w:r>
      <w:commentRangeEnd w:id="24"/>
      <w:r w:rsidR="00C2728D">
        <w:rPr>
          <w:rStyle w:val="Kommentarsreferens"/>
          <w:bCs w:val="0"/>
          <w:lang w:val="sv-SE"/>
        </w:rPr>
        <w:commentReference w:id="24"/>
      </w:r>
      <w:r w:rsidRPr="4790DFFC">
        <w:rPr>
          <w:lang w:val="en-GB"/>
        </w:rPr>
        <w:t xml:space="preserve">can thus be identified in all care processes regardless of whether patient outcome is in line with what could have been expected or not. In events where trauma leads to death, mortality can be </w:t>
      </w:r>
      <w:commentRangeStart w:id="25"/>
      <w:r w:rsidRPr="4790DFFC">
        <w:rPr>
          <w:lang w:val="en-GB"/>
        </w:rPr>
        <w:t xml:space="preserve">sorted </w:t>
      </w:r>
      <w:commentRangeEnd w:id="25"/>
      <w:r w:rsidR="00CA61E3">
        <w:rPr>
          <w:rStyle w:val="Kommentarsreferens"/>
          <w:bCs w:val="0"/>
          <w:lang w:val="sv-SE"/>
        </w:rPr>
        <w:commentReference w:id="25"/>
      </w:r>
      <w:r w:rsidRPr="4790DFFC">
        <w:rPr>
          <w:lang w:val="en-GB"/>
        </w:rPr>
        <w:t xml:space="preserve">into either </w:t>
      </w:r>
      <w:r w:rsidR="00E65C56" w:rsidRPr="4790DFFC">
        <w:rPr>
          <w:lang w:val="en-GB"/>
        </w:rPr>
        <w:t xml:space="preserve">possibly </w:t>
      </w:r>
      <w:r w:rsidRPr="4790DFFC">
        <w:rPr>
          <w:lang w:val="en-GB"/>
        </w:rPr>
        <w:t>preventable</w:t>
      </w:r>
      <w:r w:rsidR="00E65C56" w:rsidRPr="4790DFFC">
        <w:rPr>
          <w:lang w:val="en-GB"/>
        </w:rPr>
        <w:t>, preventable</w:t>
      </w:r>
      <w:r w:rsidRPr="4790DFFC">
        <w:rPr>
          <w:lang w:val="en-GB"/>
        </w:rPr>
        <w:t xml:space="preserve"> or non-preventable, where preventable mortality is defined as loss of life that likely would have been avoided if one or more errors in the trauma system would have been </w:t>
      </w:r>
      <w:r w:rsidR="04BDCD51" w:rsidRPr="4790DFFC">
        <w:rPr>
          <w:lang w:val="en-GB"/>
        </w:rPr>
        <w:t>corrected (</w:t>
      </w:r>
      <w:r w:rsidRPr="4790DFFC">
        <w:rPr>
          <w:lang w:val="en-GB"/>
        </w:rPr>
        <w:fldChar w:fldCharType="begin"/>
      </w:r>
      <w:r w:rsidRPr="4790DFFC">
        <w:rPr>
          <w:lang w:val="en-GB"/>
        </w:rPr>
        <w:instrText xml:space="preserve"> ADDIN ZOTERO_ITEM CSL_CITATION {"citationID":"dpKw9E7y","properties":{"formattedCitation":"(17)","plainCitation":"(17)","noteIndex":0},"citationItems":[{"id":69,"uris":["http://zotero.org/users/local/dRJOFA2S/items/2ZZ3TRZV"],"itemData":{"id":69,"type":"article-journal","abstract":"Background\nQuality improvement (QI) programs have shown to reduce preventable mortality in trauma care. Detailed review of all trauma deaths is a time and resource consuming process and calculated probability of survival (Ps) has been proposed as audit filter. Review is limited on deaths that were ‘expected to survive’. However no Ps-based algorithm has been validated and no study has examined elements of preventability associated with deaths classified as ‘expected’. The objective of this study was to examine whether trauma performance review can be streamlined using existing mortality prediction tools without missing important areas for improvement.\nMethods\nWe conducted a retrospective study of all trauma deaths reviewed by our trauma QI program. Deaths were classified into non-preventable, possibly preventable, probably preventable or preventable. Opportunities for improvement (OPIs) involve failure in the process of care and were classified into clinical and system deviations from standards of care. TRISS and PS were used for calculation of probability of survival. Peer-review charts were reviewed by a single investigator.\nResults\nOver 8 years, 626 patients were included. One third showed elements of preventability and 4% were preventable. Preventability occurred across the entire range of the calculated Ps band. Limiting review to unexpected deaths would have missed over 50% of all preventability issues and a third of preventable deaths. 37% of patients showed opportunities for improvement (OPIs). Neither TRISS nor PS allowed for reliable identification of OPIs and limiting peer-review to patients with unexpected deaths would have missed close to 60% of all issues in care.\nConclusions\nTRISS and PS fail to identify a significant proportion of avoidable deaths and miss important opportunities for process and system improvement. Based on this, all trauma deaths should be subjected to expert panel review in order to aim at a maximal output of performance improvement programs.","container-title":"Injury","DOI":"10.1016/j.injury.2016.05.042","ISSN":"0020-1383","issue":"9","journalAbbreviation":"Injury","language":"en","page":"1960-1965","source":"ScienceDirect","title":"Survival prediction algorithms miss significant opportunities for improvement if used for case selection in trauma quality improvement programs","volume":"47","author":[{"family":"Heim","given":"Catherine"},{"family":"Cole","given":"Elaine"},{"family":"West","given":"Anita"},{"family":"Tai","given":"Nigel"},{"family":"Brohi","given":"Karim"}],"issued":{"date-parts":[["2016",9,1]]}}}],"schema":"https://github.com/citation-style-language/schema/raw/master/csl-citation.json"} </w:instrText>
      </w:r>
      <w:r w:rsidRPr="4790DFFC">
        <w:rPr>
          <w:lang w:val="en-GB"/>
        </w:rPr>
        <w:fldChar w:fldCharType="separate"/>
      </w:r>
      <w:r w:rsidR="0099415B" w:rsidRPr="4790DFFC">
        <w:rPr>
          <w:lang w:val="en-GB"/>
        </w:rPr>
        <w:t>17)</w:t>
      </w:r>
      <w:r w:rsidRPr="4790DFFC">
        <w:rPr>
          <w:lang w:val="en-GB"/>
        </w:rPr>
        <w:fldChar w:fldCharType="end"/>
      </w:r>
      <w:r w:rsidRPr="4790DFFC">
        <w:rPr>
          <w:lang w:val="en-GB"/>
        </w:rPr>
        <w:t xml:space="preserve">. </w:t>
      </w:r>
      <w:r w:rsidR="00BE0EA5" w:rsidRPr="4790DFFC">
        <w:rPr>
          <w:lang w:val="en-GB"/>
        </w:rPr>
        <w:t xml:space="preserve"> More specifically,</w:t>
      </w:r>
      <w:r w:rsidR="00762A8D" w:rsidRPr="4790DFFC">
        <w:rPr>
          <w:lang w:val="en-GB"/>
        </w:rPr>
        <w:t xml:space="preserve"> </w:t>
      </w:r>
      <w:r w:rsidR="00762A8D" w:rsidRPr="4790DFFC">
        <w:rPr>
          <w:i/>
          <w:iCs/>
          <w:lang w:val="en-GB"/>
        </w:rPr>
        <w:t>(1)</w:t>
      </w:r>
      <w:r w:rsidR="00762A8D" w:rsidRPr="4790DFFC">
        <w:rPr>
          <w:lang w:val="en-GB"/>
        </w:rPr>
        <w:t xml:space="preserve"> the injuries of the patients must have been survivable, </w:t>
      </w:r>
      <w:r w:rsidR="00762A8D" w:rsidRPr="4790DFFC">
        <w:rPr>
          <w:i/>
          <w:iCs/>
          <w:lang w:val="en-GB"/>
        </w:rPr>
        <w:t>(2)</w:t>
      </w:r>
      <w:r w:rsidR="00762A8D" w:rsidRPr="4790DFFC">
        <w:rPr>
          <w:lang w:val="en-GB"/>
        </w:rPr>
        <w:t xml:space="preserve"> the care delivered has been suboptimal and </w:t>
      </w:r>
      <w:r w:rsidR="00762A8D" w:rsidRPr="4790DFFC">
        <w:rPr>
          <w:i/>
          <w:iCs/>
          <w:lang w:val="en-GB"/>
        </w:rPr>
        <w:t>(3)</w:t>
      </w:r>
      <w:r w:rsidR="00762A8D" w:rsidRPr="4790DFFC">
        <w:rPr>
          <w:lang w:val="en-GB"/>
        </w:rPr>
        <w:t xml:space="preserve"> the errors in care can be directly or indirectly derived to the death of the patient </w:t>
      </w:r>
      <w:r w:rsidRPr="4790DFFC">
        <w:rPr>
          <w:lang w:val="en-GB"/>
        </w:rPr>
        <w:fldChar w:fldCharType="begin"/>
      </w:r>
      <w:r w:rsidRPr="4790DFFC">
        <w:rPr>
          <w:lang w:val="en-GB"/>
        </w:rPr>
        <w:instrText xml:space="preserve"> ADDIN ZOTERO_ITEM CSL_CITATION {"citationID":"M2a12DRG","properties":{"formattedCitation":"(17,18)","plainCitation":"(17,18)","dontUpdate":true,"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T."},{"family":"Demetriades","given":"Demetrios"}],"issued":{"date-parts":[["2007",12]]}}},{"id":75,"uris":["http://zotero.org/users/local/dRJOFA2S/items/4TFQDWUP"],"itemData":{"id":75,"type":"article-journal","abstract":"Background\nThe care of rural trauma patients in northern Alberta can be extremely challenging because of the vast geographic area, the limited access to health care facilities and the lack of adequate resources to manage severe injuries. Identifying gaps in equipment and personnel in rural centres can provide opportunities for improving the care of injured patients in these environments. We conducted a survey based on Canadian Accreditation Council quality indicators to evaluate trauma infrastructure and human resources in rural centres across northern Alberta.\n\nMethods\nA standardized survey was developed to assess the availability of trauma-specific equipment and personnel across the prehospital and emergency department (ED) settings. The survey was distributed to 50 peripheral hospitals biannually from January 2017 to September 2018. Two-tailed paired t tests were used to evaluate changes in survey responses; a p value of less than 0.05 was considered statistically significant.\n\nResults\nThe survey response rate was 100%. By the end of the study period, there were significant improvements in the number of providers (p = 0.04), nurses (p = 0.01) and dedicated trauma resuscitation bays (p = 0.04) in the ED for managing injured patients. There were also significant increases in the availability of equipment, including advanced airway management tools (p = 0.02), rapid infusion devices (p = 0.02) and warmers (p = 0.04). Access to x-ray equipment (p = 0.03) and computed tomography (CT) scanners (p = 0.04) as well as equipment to support telehealth and teleconferencing (p = 0.04) increased during the study period. Access to, and supply of, blood products also increased significantly (p = 0.02) during the study period.\n\nConclusion\nOur study demonstrates that the trauma resources of rural health care centres may be evaluated in a standardized fashion centres, and the results point to opportunities to remedy gaps in equipment and personnel. Our methods may be applied to any trauma network that serves geographically large areas with a sparse distribution of health care facilities, to provide critical information for the optimization of resources in rural trauma.","container-title":"Canadian Journal of Surgery","DOI":"10.1503/cjs.007119","ISSN":"0008-428X","issue":"5","journalAbbreviation":"Can J Surg","note":"PMID: 32856887\nPMCID: PMC7608714","page":"E383-E390","source":"PubMed Central","title":"Evaluation of trauma resources in rural northern Alberta identifies opportunities for improvement","volume":"63","author":[{"family":"Jiang","given":"Henry Y."},{"family":"MacLean","given":"Alyssa"},{"family":"Yoon","given":"Jenny"},{"family":"Hughes","given":"Susan"},{"family":"Kim","given":"Michael J."},{"family":"Anantha","given":"Ram V."},{"family":"Widder","given":"Sandy L."}],"issued":{"date-parts":[["2020",10]]}}}],"schema":"https://github.com/citation-style-language/schema/raw/master/csl-citation.json"} </w:instrText>
      </w:r>
      <w:r w:rsidRPr="4790DFFC">
        <w:rPr>
          <w:lang w:val="en-GB"/>
        </w:rPr>
        <w:fldChar w:fldCharType="end"/>
      </w:r>
      <w:r w:rsidR="0020495E" w:rsidRPr="4790DFFC">
        <w:rPr>
          <w:lang w:val="en-GB"/>
        </w:rPr>
        <w:t xml:space="preserve">(17,18). </w:t>
      </w:r>
    </w:p>
    <w:p w14:paraId="2B3BA2CC" w14:textId="77777777" w:rsidR="00930B59" w:rsidRPr="003F7195" w:rsidRDefault="00930B59" w:rsidP="005D6FA2">
      <w:pPr>
        <w:pStyle w:val="Brdtext1"/>
        <w:rPr>
          <w:lang w:val="en-GB"/>
        </w:rPr>
      </w:pPr>
    </w:p>
    <w:p w14:paraId="401CB285" w14:textId="2E53250B" w:rsidR="005D6FA2" w:rsidRPr="003F7195" w:rsidRDefault="00711B43" w:rsidP="00A47301">
      <w:pPr>
        <w:pStyle w:val="Rubrik3"/>
        <w:rPr>
          <w:bCs/>
          <w:lang w:val="en-GB"/>
        </w:rPr>
      </w:pPr>
      <w:r w:rsidRPr="003F7195">
        <w:rPr>
          <w:lang w:val="en-GB"/>
        </w:rPr>
        <w:t xml:space="preserve">Current landscape </w:t>
      </w:r>
    </w:p>
    <w:p w14:paraId="4282F2E3" w14:textId="719212B5" w:rsidR="005D6FA2" w:rsidRPr="003F7195" w:rsidRDefault="005D6FA2" w:rsidP="005D6FA2">
      <w:pPr>
        <w:pStyle w:val="Brdtext1"/>
        <w:rPr>
          <w:lang w:val="en-GB"/>
        </w:rPr>
      </w:pPr>
      <w:r w:rsidRPr="003F7195">
        <w:rPr>
          <w:lang w:val="en-GB"/>
        </w:rPr>
        <w:t xml:space="preserve">To date a variety of studies based on OFIs have been conducted with the aim to identify recurrent errors for specific patient cohorts or trauma facilities. Socioeconomic, cultural and </w:t>
      </w:r>
      <w:r w:rsidRPr="003F7195">
        <w:rPr>
          <w:lang w:val="en-GB"/>
        </w:rPr>
        <w:lastRenderedPageBreak/>
        <w:t>geographic issues, trauma characteristics and healthcare vary between countries and rural/city areas</w:t>
      </w:r>
      <w:r w:rsidR="00E95D76" w:rsidRPr="003F7195">
        <w:rPr>
          <w:lang w:val="en-GB"/>
        </w:rPr>
        <w:t xml:space="preserve"> </w:t>
      </w:r>
      <w:r w:rsidR="006B2BD9" w:rsidRPr="003F7195">
        <w:rPr>
          <w:lang w:val="en-GB"/>
        </w:rPr>
        <w:fldChar w:fldCharType="begin"/>
      </w:r>
      <w:r w:rsidR="0099415B" w:rsidRPr="003F7195">
        <w:rPr>
          <w:lang w:val="en-GB"/>
        </w:rPr>
        <w:instrText xml:space="preserve"> ADDIN ZOTERO_ITEM CSL_CITATION {"citationID":"dRU32h1A","properties":{"formattedCitation":"(19,20)","plainCitation":"(19,20)","noteIndex":0},"citationItems":[{"id":75,"uris":["http://zotero.org/users/local/dRJOFA2S/items/4TFQDWUP"],"itemData":{"id":75,"type":"article-journal","abstract":"Background\nThe care of rural trauma patients in northern Alberta can be extremely challenging because of the vast geographic area, the limited access to health care facilities and the lack of adequate resources to manage severe injuries. Identifying gaps in equipment and personnel in rural centres can provide opportunities for improving the care of injured patients in these environments. We conducted a survey based on Canadian Accreditation Council quality indicators to evaluate trauma infrastructure and human resources in rural centres across northern Alberta.\n\nMethods\nA standardized survey was developed to assess the availability of trauma-specific equipment and personnel across the prehospital and emergency department (ED) settings. The survey was distributed to 50 peripheral hospitals biannually from January 2017 to September 2018. Two-tailed paired t tests were used to evaluate changes in survey responses; a p value of less than 0.05 was considered statistically significant.\n\nResults\nThe survey response rate was 100%. By the end of the study period, there were significant improvements in the number of providers (p = 0.04), nurses (p = 0.01) and dedicated trauma resuscitation bays (p = 0.04) in the ED for managing injured patients. There were also significant increases in the availability of equipment, including advanced airway management tools (p = 0.02), rapid infusion devices (p = 0.02) and warmers (p = 0.04). Access to x-ray equipment (p = 0.03) and computed tomography (CT) scanners (p = 0.04) as well as equipment to support telehealth and teleconferencing (p = 0.04) increased during the study period. Access to, and supply of, blood products also increased significantly (p = 0.02) during the study period.\n\nConclusion\nOur study demonstrates that the trauma resources of rural health care centres may be evaluated in a standardized fashion centres, and the results point to opportunities to remedy gaps in equipment and personnel. Our methods may be applied to any trauma network that serves geographically large areas with a sparse distribution of health care facilities, to provide critical information for the optimization of resources in rural trauma.","container-title":"Canadian Journal of Surgery","DOI":"10.1503/cjs.007119","ISSN":"0008-428X","issue":"5","journalAbbreviation":"Can J Surg","note":"PMID: 32856887\nPMCID: PMC7608714","page":"E383-E390","source":"PubMed Central","title":"Evaluation of trauma resources in rural northern Alberta identifies opportunities for improvement","volume":"63","author":[{"family":"Jiang","given":"Henry Y."},{"family":"MacLean","given":"Alyssa"},{"family":"Yoon","given":"Jenny"},{"family":"Hughes","given":"Susan"},{"family":"Kim","given":"Michael J."},{"family":"Anantha","given":"Ram V."},{"family":"Widder","given":"Sandy L."}],"issued":{"date-parts":[["2020",10]]}}},{"id":4,"uris":["http://zotero.org/users/local/dRJOFA2S/items/KGBS3VFM"],"itemData":{"id":4,"type":"article-journal","abstract":"Trauma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Schrøder"},{"family":"Reierth","given":"Eirik"},{"family":"Wisborg","given":"Torben"}],"issued":{"date-parts":[["2020",3,12]]}}}],"schema":"https://github.com/citation-style-language/schema/raw/master/csl-citation.json"} </w:instrText>
      </w:r>
      <w:r w:rsidR="006B2BD9" w:rsidRPr="003F7195">
        <w:rPr>
          <w:lang w:val="en-GB"/>
        </w:rPr>
        <w:fldChar w:fldCharType="separate"/>
      </w:r>
      <w:r w:rsidR="0099415B" w:rsidRPr="003F7195">
        <w:rPr>
          <w:lang w:val="en-GB"/>
        </w:rPr>
        <w:t>(19,20)</w:t>
      </w:r>
      <w:r w:rsidR="006B2BD9" w:rsidRPr="003F7195">
        <w:rPr>
          <w:lang w:val="en-GB"/>
        </w:rPr>
        <w:fldChar w:fldCharType="end"/>
      </w:r>
      <w:r w:rsidR="00E95D76" w:rsidRPr="003F7195">
        <w:rPr>
          <w:lang w:val="en-GB"/>
        </w:rPr>
        <w:t>.</w:t>
      </w:r>
      <w:r w:rsidR="006B2BD9" w:rsidRPr="003F7195">
        <w:rPr>
          <w:lang w:val="en-GB"/>
        </w:rPr>
        <w:t xml:space="preserve"> </w:t>
      </w:r>
      <w:r w:rsidRPr="003F7195">
        <w:rPr>
          <w:lang w:val="en-GB"/>
        </w:rPr>
        <w:t xml:space="preserve">In Sweden surgical care is highly </w:t>
      </w:r>
      <w:r w:rsidR="00A07682" w:rsidRPr="003F7195">
        <w:rPr>
          <w:lang w:val="en-GB"/>
        </w:rPr>
        <w:t>centrali</w:t>
      </w:r>
      <w:r w:rsidR="009E6A82">
        <w:rPr>
          <w:lang w:val="en-GB"/>
        </w:rPr>
        <w:t>s</w:t>
      </w:r>
      <w:r w:rsidR="00A07682" w:rsidRPr="003F7195">
        <w:rPr>
          <w:lang w:val="en-GB"/>
        </w:rPr>
        <w:t>ed</w:t>
      </w:r>
      <w:r w:rsidRPr="003F7195">
        <w:rPr>
          <w:lang w:val="en-GB"/>
        </w:rPr>
        <w:t xml:space="preserve"> and no</w:t>
      </w:r>
      <w:r w:rsidR="00CE1964" w:rsidRPr="003F7195">
        <w:rPr>
          <w:lang w:val="en-GB"/>
        </w:rPr>
        <w:t xml:space="preserve"> </w:t>
      </w:r>
      <w:r w:rsidRPr="003F7195">
        <w:rPr>
          <w:lang w:val="en-GB"/>
        </w:rPr>
        <w:t>uniform national organi</w:t>
      </w:r>
      <w:r w:rsidR="009E6A82">
        <w:rPr>
          <w:lang w:val="en-GB"/>
        </w:rPr>
        <w:t>s</w:t>
      </w:r>
      <w:r w:rsidRPr="003F7195">
        <w:rPr>
          <w:lang w:val="en-GB"/>
        </w:rPr>
        <w:t xml:space="preserve">ation for trauma care is at place. This makes evaluation of competence and performance at site crucial to maintain high quality and avoid unnecessary risks for the patient </w:t>
      </w:r>
      <w:r w:rsidRPr="003F7195">
        <w:rPr>
          <w:lang w:val="en-GB"/>
        </w:rPr>
        <w:fldChar w:fldCharType="begin"/>
      </w:r>
      <w:r w:rsidR="0099415B" w:rsidRPr="003F7195">
        <w:rPr>
          <w:lang w:val="en-GB"/>
        </w:rPr>
        <w:instrText xml:space="preserve"> ADDIN ZOTERO_ITEM CSL_CITATION {"citationID":"1Bh8MEzL","properties":{"formattedCitation":"(21)","plainCitation":"(21)","noteIndex":0},"citationItems":[{"id":80,"uris":["http://zotero.org/users/local/dRJOFA2S/items/YP5IKSKN"],"itemData":{"id":80,"type":"article-journal","abstract":"Risk-adjusted mortality (RAM) analysis and comparisons of clinically relevant subsets of trauma patients allow hospitals to assess performance in different processes of care. The aim of the study was to develop a RAM model and compare RAM ratio (RAMR) in subsets of severely injured adult patients treated in university hospitals (UHs) and emergency hospitals (EHs) in Sweden.This was a retrospective study of the Swedish trauma registry data (2013 to 2017) comparing RAMR in patients (aged 15 years or older and New Injury Severity Score (NISS) of more than 15) in the total population (TP) and in multisystem blunt (MB), truncal penetrating (PEN), and severe traumatic brain injury (STBI) subsets treated in UHs and EHs. The RAM model included the variables age, NISS, ASA Physical Status Classification System Score, and physiology on arrival.In total, 6690 patients were included in the study (4485 from UHs and 2205 from EHs). The logistic regression model showed a good fit. RAMR was 4.0, 3.8, 7.4, and 8.5 percentage points lower in UH versus EH for TP (P &amp;lt; 0.001), MB (P &amp;lt; 0.001), PEN (P = 0.096), and STBI (P = 0.005), respectively. The TP and MB subsets were subgrouped in with (+) and without (−) traumatic brain injury (TBI). RAMR was 7.5 and 7.0, respectively, percentage points lower in UHs than in EHs in TP + TBI and MB + TBI (both P &amp;lt; 0.001). In the TP–TBI (P = 0.027) and MB–TBI (P = 0.107) subsets the RAMR was 1.6 and 1.8 percentage points lower, respectively.The lower RAMR in UHs versus EH were due to differences in TBI-related mortality. No evidence supported that Swedish EHs provide inferior quality of care for trauma patients without TBI or for patients with penetrating injuries.","container-title":"BJS Open","DOI":"10.1093/bjsopen/zrac017","ISSN":"2474-9842","issue":"2","journalAbbreviation":"BJS Open","page":"zrac017","source":"Silverchair","title":"Risk-adjusted mortality in severely injured adult trauma patients in Sweden","volume":"6","author":[{"family":"Strömmer","given":"Lovisa"},{"family":"Lundgren","given":"Fredrik"},{"family":"Ghorbani","given":"Poya"},{"family":"Troëng","given":"Thomas"}],"issued":{"date-parts":[["2022",4,1]]}}}],"schema":"https://github.com/citation-style-language/schema/raw/master/csl-citation.json"} </w:instrText>
      </w:r>
      <w:r w:rsidRPr="003F7195">
        <w:rPr>
          <w:lang w:val="en-GB"/>
        </w:rPr>
        <w:fldChar w:fldCharType="separate"/>
      </w:r>
      <w:r w:rsidR="0099415B" w:rsidRPr="003F7195">
        <w:rPr>
          <w:lang w:val="en-GB"/>
        </w:rPr>
        <w:t>(21)</w:t>
      </w:r>
      <w:r w:rsidRPr="003F7195">
        <w:rPr>
          <w:lang w:val="en-GB"/>
        </w:rPr>
        <w:fldChar w:fldCharType="end"/>
      </w:r>
      <w:r w:rsidRPr="003F7195">
        <w:rPr>
          <w:lang w:val="en-GB"/>
        </w:rPr>
        <w:t>.</w:t>
      </w:r>
      <w:r w:rsidR="00A07682" w:rsidRPr="003F7195">
        <w:rPr>
          <w:lang w:val="en-GB"/>
        </w:rPr>
        <w:t xml:space="preserve"> </w:t>
      </w:r>
      <w:r w:rsidRPr="003F7195">
        <w:rPr>
          <w:lang w:val="en-GB"/>
        </w:rPr>
        <w:t xml:space="preserve">Sweden further stand out from other western countries with cold climate, fewer cases of serious trauma annually and long distances to trauma </w:t>
      </w:r>
      <w:r w:rsidR="003F7195" w:rsidRPr="003F7195">
        <w:rPr>
          <w:lang w:val="en-GB"/>
        </w:rPr>
        <w:t>centres</w:t>
      </w:r>
      <w:r w:rsidR="00CE1964" w:rsidRPr="003F7195">
        <w:rPr>
          <w:lang w:val="en-GB"/>
        </w:rPr>
        <w:t xml:space="preserve">, </w:t>
      </w:r>
      <w:r w:rsidRPr="003F7195">
        <w:rPr>
          <w:lang w:val="en-GB"/>
        </w:rPr>
        <w:t xml:space="preserve">as few hospitals are equipped to treat trauma-1 patients </w:t>
      </w:r>
      <w:r w:rsidRPr="003F7195">
        <w:rPr>
          <w:lang w:val="en-GB"/>
        </w:rPr>
        <w:fldChar w:fldCharType="begin"/>
      </w:r>
      <w:r w:rsidR="0099415B" w:rsidRPr="003F7195">
        <w:rPr>
          <w:lang w:val="en-GB"/>
        </w:rPr>
        <w:instrText xml:space="preserve"> ADDIN ZOTERO_ITEM CSL_CITATION {"citationID":"6UYJyz3Q","properties":{"formattedCitation":"(20,22)","plainCitation":"(20,22)","noteIndex":0},"citationItems":[{"id":4,"uris":["http://zotero.org/users/local/dRJOFA2S/items/KGBS3VFM"],"itemData":{"id":4,"type":"article-journal","abstract":"Trauma is a major cause of mortality and reduced quality of life. Most trauma-related research originates from trauma centres, and there are limited available data regarding the treatment of trauma patients throughout the Nordic countries. These countries differ from economically similar countries due to their cold climate, mix of rural and urban areas, and the long distances separating many residents from a trauma centre. Research funders and the general public expect trauma research to focus on all links in the treatment chain. Here we conducted a systematic review to assess the amount of trauma-related research from the Nordic countries between January 1995 and April 2018, and the distribution of this research among different countries and different parts of the trauma treatment chain.","container-title":"Scandinavian Journal of Trauma, Resuscitation and Emergency Medicine","DOI":"10.1186/s13049-020-0703-6","ISSN":"1757-7241","issue":"1","journalAbbreviation":"Scandinavian Journal of Trauma, Resuscitation and Emergency Medicine","page":"20","source":"BioMed Central","title":"Trauma research in the Nordic countries, 1995–2018 – a systematic review","volume":"28","author":[{"family":"Jeppesen","given":"Elisabeth"},{"family":"Iversen","given":"Valdemar Vea"},{"family":"Hansen","given":"Ingrid Schrøder"},{"family":"Reierth","given":"Eirik"},{"family":"Wisborg","given":"Torben"}],"issued":{"date-parts":[["2020",3,12]]}}},{"id":43,"uris":["http://zotero.org/users/local/dRJOFA2S/items/7HE7SCBJ"],"itemData":{"id":43,"type":"article-journal","abstract":"The northern regions of the Nordic countries have common challenges of sparsely populated areas, long distances, and an arctic climate. The aim of this study was to compare the cause and rate of fatal injuries in the northernmost area of the Nordic countries over a 5-year period.","container-title":"BMC Emergency Medicine","DOI":"10.1186/s12873-021-00559-4","ISSN":"1471-227X","issue":"1","journalAbbreviation":"BMC Emerg Med","language":"en","page":"7","source":"Springer Link","title":"Epidemiology of trauma in the subarctic regions of the Nordic countries","volume":"22","author":[{"family":"Steinvik","given":"Tine"},{"family":"Raatiniemi","given":"Lasse"},{"family":"Mogensen","given":"Brynjólfur"},{"family":"Steingrímsdóttir","given":"Guðrún B."},{"family":"Beer","given":"Torfinn"},{"family":"Eriksson","given":"Anders"},{"family":"Dehli","given":"Trond"},{"family":"Wisborg","given":"Torben"},{"family":"Bakke","given":"Håkon Kvåle"}],"issued":{"date-parts":[["2022",1,11]]}}}],"schema":"https://github.com/citation-style-language/schema/raw/master/csl-citation.json"} </w:instrText>
      </w:r>
      <w:r w:rsidRPr="003F7195">
        <w:rPr>
          <w:lang w:val="en-GB"/>
        </w:rPr>
        <w:fldChar w:fldCharType="separate"/>
      </w:r>
      <w:r w:rsidR="0099415B" w:rsidRPr="003F7195">
        <w:rPr>
          <w:lang w:val="en-GB"/>
        </w:rPr>
        <w:t>(20,22)</w:t>
      </w:r>
      <w:r w:rsidRPr="003F7195">
        <w:rPr>
          <w:lang w:val="en-GB"/>
        </w:rPr>
        <w:fldChar w:fldCharType="end"/>
      </w:r>
      <w:r w:rsidRPr="003F7195">
        <w:rPr>
          <w:lang w:val="en-GB"/>
        </w:rPr>
        <w:t xml:space="preserve">. </w:t>
      </w:r>
    </w:p>
    <w:p w14:paraId="660B4D4C" w14:textId="77777777" w:rsidR="005D6FA2" w:rsidRPr="003F7195" w:rsidRDefault="005D6FA2" w:rsidP="005D6FA2">
      <w:pPr>
        <w:pStyle w:val="Brdtext1"/>
        <w:rPr>
          <w:lang w:val="en-GB"/>
        </w:rPr>
      </w:pPr>
    </w:p>
    <w:p w14:paraId="574C478C" w14:textId="59F3FD59" w:rsidR="00D054B2" w:rsidRPr="003F7195" w:rsidRDefault="005D6FA2" w:rsidP="005D6FA2">
      <w:pPr>
        <w:pStyle w:val="Brdtext1"/>
        <w:rPr>
          <w:lang w:val="en-GB"/>
        </w:rPr>
      </w:pPr>
      <w:r w:rsidRPr="003F7195">
        <w:rPr>
          <w:lang w:val="en-GB"/>
        </w:rPr>
        <w:t xml:space="preserve">As mentioned, </w:t>
      </w:r>
      <w:r w:rsidR="00E95D76" w:rsidRPr="003F7195">
        <w:rPr>
          <w:lang w:val="en-GB"/>
        </w:rPr>
        <w:t>the ACS have sorted trau</w:t>
      </w:r>
      <w:r w:rsidR="00E32917" w:rsidRPr="003F7195">
        <w:rPr>
          <w:lang w:val="en-GB"/>
        </w:rPr>
        <w:t>ma injur</w:t>
      </w:r>
      <w:r w:rsidR="00220687" w:rsidRPr="003F7195">
        <w:rPr>
          <w:lang w:val="en-GB"/>
        </w:rPr>
        <w:t>i</w:t>
      </w:r>
      <w:r w:rsidR="00E32917" w:rsidRPr="003F7195">
        <w:rPr>
          <w:lang w:val="en-GB"/>
        </w:rPr>
        <w:t xml:space="preserve">es </w:t>
      </w:r>
      <w:r w:rsidR="000D70CB" w:rsidRPr="003F7195">
        <w:rPr>
          <w:lang w:val="en-GB"/>
        </w:rPr>
        <w:t xml:space="preserve">into patient cohorts </w:t>
      </w:r>
      <w:r w:rsidR="00E32917" w:rsidRPr="003F7195">
        <w:rPr>
          <w:lang w:val="en-GB"/>
        </w:rPr>
        <w:t>according to the AIS system</w:t>
      </w:r>
      <w:r w:rsidRPr="003F7195">
        <w:rPr>
          <w:lang w:val="en-GB"/>
        </w:rPr>
        <w:t>. To date, Swedish regist</w:t>
      </w:r>
      <w:r w:rsidR="00D9549D">
        <w:rPr>
          <w:lang w:val="en-GB"/>
        </w:rPr>
        <w:t xml:space="preserve">ry </w:t>
      </w:r>
      <w:r w:rsidRPr="003F7195">
        <w:rPr>
          <w:lang w:val="en-GB"/>
        </w:rPr>
        <w:t>studies on OFIs have</w:t>
      </w:r>
      <w:r w:rsidR="00A26749" w:rsidRPr="003F7195">
        <w:rPr>
          <w:lang w:val="en-GB"/>
        </w:rPr>
        <w:t xml:space="preserve"> mainly</w:t>
      </w:r>
      <w:r w:rsidRPr="003F7195">
        <w:rPr>
          <w:lang w:val="en-GB"/>
        </w:rPr>
        <w:t xml:space="preserve"> looked at three cohorts: blunt multisystem/single trauma, penetrating trauma and </w:t>
      </w:r>
      <w:r w:rsidR="00452AFE">
        <w:rPr>
          <w:lang w:val="en-GB"/>
        </w:rPr>
        <w:t>TBI</w:t>
      </w:r>
      <w:r w:rsidRPr="003F7195">
        <w:rPr>
          <w:lang w:val="en-GB"/>
        </w:rPr>
        <w:t xml:space="preserve"> </w:t>
      </w:r>
      <w:r w:rsidRPr="003F7195">
        <w:rPr>
          <w:lang w:val="en-GB"/>
        </w:rPr>
        <w:fldChar w:fldCharType="begin"/>
      </w:r>
      <w:r w:rsidR="0099415B" w:rsidRPr="003F7195">
        <w:rPr>
          <w:lang w:val="en-GB"/>
        </w:rPr>
        <w:instrText xml:space="preserve"> ADDIN ZOTERO_ITEM CSL_CITATION {"citationID":"DRYGLYkU","properties":{"formattedCitation":"(4,21)","plainCitation":"(4,21)","noteIndex":0},"citationItems":[{"id":80,"uris":["http://zotero.org/users/local/dRJOFA2S/items/YP5IKSKN"],"itemData":{"id":80,"type":"article-journal","abstract":"Risk-adjusted mortality (RAM) analysis and comparisons of clinically relevant subsets of trauma patients allow hospitals to assess performance in different processes of care. The aim of the study was to develop a RAM model and compare RAM ratio (RAMR) in subsets of severely injured adult patients treated in university hospitals (UHs) and emergency hospitals (EHs) in Sweden.This was a retrospective study of the Swedish trauma registry data (2013 to 2017) comparing RAMR in patients (aged 15 years or older and New Injury Severity Score (NISS) of more than 15) in the total population (TP) and in multisystem blunt (MB), truncal penetrating (PEN), and severe traumatic brain injury (STBI) subsets treated in UHs and EHs. The RAM model included the variables age, NISS, ASA Physical Status Classification System Score, and physiology on arrival.In total, 6690 patients were included in the study (4485 from UHs and 2205 from EHs). The logistic regression model showed a good fit. RAMR was 4.0, 3.8, 7.4, and 8.5 percentage points lower in UH versus EH for TP (P &amp;lt; 0.001), MB (P &amp;lt; 0.001), PEN (P = 0.096), and STBI (P = 0.005), respectively. The TP and MB subsets were subgrouped in with (+) and without (−) traumatic brain injury (TBI). RAMR was 7.5 and 7.0, respectively, percentage points lower in UHs than in EHs in TP + TBI and MB + TBI (both P &amp;lt; 0.001). In the TP–TBI (P = 0.027) and MB–TBI (P = 0.107) subsets the RAMR was 1.6 and 1.8 percentage points lower, respectively.The lower RAMR in UHs versus EH were due to differences in TBI-related mortality. No evidence supported that Swedish EHs provide inferior quality of care for trauma patients without TBI or for patients with penetrating injuries.","container-title":"BJS Open","DOI":"10.1093/bjsopen/zrac017","ISSN":"2474-9842","issue":"2","journalAbbreviation":"BJS Open","page":"zrac017","source":"Silverchair","title":"Risk-adjusted mortality in severely injured adult trauma patients in Sweden","volume":"6","author":[{"family":"Strömmer","given":"Lovisa"},{"family":"Lundgren","given":"Fredrik"},{"family":"Ghorbani","given":"Poya"},{"family":"Troëng","given":"Thomas"}],"issued":{"date-parts":[["2022",4,1]]}}},{"id":93,"uris":["http://zotero.org/users/local/dRJOFA2S/items/YVXZJ9RR"],"itemData":{"id":93,"type":"article-journal","abstract":"Securing high-quality mortality statistics requires systematic evaluation of all trauma deaths. We examined the proportion of trauma patients dying within 30 days from causes not related to the injury and the impact of exclusion of patients dead on arrival on 30-day trauma mortality. We also defined the demographics, injury characteristics, cause of death and time to death in patients admitted to our trauma center who died within 30 days, between 2007-2011.\nDemographics, injury characteristics, status alive/dead on arrival, cause of death and time to death of all patients were reviewed. Deaths were analyzed based on injury mechanism (penetrating, blunt trauma and low energy blunt trauma) and cause of death (traumatic brain injury (TBI), hemorrhage, organ dysfunction and other/unknown).\nOf the 7422 admissions, 343 deaths were identified of which 36 (10.5%) involved causes not related to the injury. The overall age was 71 years, Injury Severity Score (ISS) 29 and time to death 24 hours (all medians). Fifty-four patients (17.6%) were dead on arrival. Exclusion of patients dead on arrival reduced the overall mortality rate (P &lt; 0.05) and median ISS (P &lt; 0.05) and increased median age (P &lt; 0.01) and time to death (P &lt; 0.001). Injury mechanism was penetrating trauma in 7.5%, blunt trauma in 56.0%, and low energy blunt trauma in 36.5%. TBI accounted for 58.6%; hemorrhage 16.3%, organ dysfunction 15.0%, and other/unknown for 10.1% of the deaths. Patients who died after low energy blunt trauma were older, had lower ISS and longer time to death compared to those who died after penetrating and blunt trauma (all P &lt; 0.01).\nClinical review of all trauma deaths was essential to interpret mortality. Thirty-day trauma mortality included 10.5% deaths not directly related to the injury and the exclusion of patients dead on arrival significantly affected the unadjusted mortality rate, ISS, median age and time to death.","container-title":"Scandinavian journal of trauma, resuscitation and emergency medicine","DOI":"10.1186/1757-7241-22-18","journalAbbreviation":"Scandinavian journal of trauma, resuscitation and emergency medicine","page":"18","source":"ResearchGate","title":"Clinical review is essential to evaluate 30-day mortality after trauma","volume":"22","author":[{"family":"Ghorbani","given":"Poya"},{"family":"Falkén","given":"Magnus"},{"family":"Riddez","given":"Louis"},{"family":"Sundelöf","given":"Martin"},{"family":"Oldner","given":"Anders"},{"family":"Strömmer","given":"Lovisa"}],"issued":{"date-parts":[["2014",3,13]]}}}],"schema":"https://github.com/citation-style-language/schema/raw/master/csl-citation.json"} </w:instrText>
      </w:r>
      <w:r w:rsidRPr="003F7195">
        <w:rPr>
          <w:lang w:val="en-GB"/>
        </w:rPr>
        <w:fldChar w:fldCharType="separate"/>
      </w:r>
      <w:r w:rsidR="0099415B" w:rsidRPr="003F7195">
        <w:rPr>
          <w:lang w:val="en-GB"/>
        </w:rPr>
        <w:t>(4,21)</w:t>
      </w:r>
      <w:r w:rsidRPr="003F7195">
        <w:rPr>
          <w:lang w:val="en-GB"/>
        </w:rPr>
        <w:fldChar w:fldCharType="end"/>
      </w:r>
      <w:r w:rsidR="00DD635C" w:rsidRPr="003F7195">
        <w:rPr>
          <w:lang w:val="en-GB"/>
        </w:rPr>
        <w:t xml:space="preserve"> </w:t>
      </w:r>
      <w:r w:rsidR="006D2238">
        <w:rPr>
          <w:lang w:val="en-GB"/>
        </w:rPr>
        <w:t xml:space="preserve">However, </w:t>
      </w:r>
      <w:r w:rsidR="0073414A">
        <w:rPr>
          <w:lang w:val="en-GB"/>
        </w:rPr>
        <w:t>brain</w:t>
      </w:r>
      <w:r w:rsidR="00D449EC">
        <w:rPr>
          <w:lang w:val="en-GB"/>
        </w:rPr>
        <w:t xml:space="preserve"> injury being the </w:t>
      </w:r>
      <w:r w:rsidR="00AB3E3D">
        <w:rPr>
          <w:lang w:val="en-GB"/>
        </w:rPr>
        <w:t>most common cause of</w:t>
      </w:r>
      <w:r w:rsidR="00677ED0">
        <w:rPr>
          <w:lang w:val="en-GB"/>
        </w:rPr>
        <w:t xml:space="preserve"> all traumatic death</w:t>
      </w:r>
      <w:r w:rsidR="002C3DDC">
        <w:rPr>
          <w:lang w:val="en-GB"/>
        </w:rPr>
        <w:t xml:space="preserve">, </w:t>
      </w:r>
      <w:r w:rsidR="006D2238">
        <w:rPr>
          <w:lang w:val="en-GB"/>
        </w:rPr>
        <w:t xml:space="preserve">creates an </w:t>
      </w:r>
      <w:r w:rsidR="002C3DDC">
        <w:rPr>
          <w:lang w:val="en-GB"/>
        </w:rPr>
        <w:t xml:space="preserve">overlap </w:t>
      </w:r>
      <w:r w:rsidR="00677ED0">
        <w:rPr>
          <w:lang w:val="en-GB"/>
        </w:rPr>
        <w:t xml:space="preserve">between </w:t>
      </w:r>
      <w:r w:rsidR="006D2238">
        <w:rPr>
          <w:lang w:val="en-GB"/>
        </w:rPr>
        <w:t>TBI</w:t>
      </w:r>
      <w:r w:rsidR="00677ED0">
        <w:rPr>
          <w:lang w:val="en-GB"/>
        </w:rPr>
        <w:t xml:space="preserve"> and multisystem trauma</w:t>
      </w:r>
      <w:r w:rsidR="006D2238">
        <w:rPr>
          <w:lang w:val="en-GB"/>
        </w:rPr>
        <w:t xml:space="preserve"> cohorts</w:t>
      </w:r>
      <w:r w:rsidR="00677ED0">
        <w:rPr>
          <w:lang w:val="en-GB"/>
        </w:rPr>
        <w:t>. In th</w:t>
      </w:r>
      <w:r w:rsidR="00CF36E6">
        <w:rPr>
          <w:lang w:val="en-GB"/>
        </w:rPr>
        <w:t>i</w:t>
      </w:r>
      <w:r w:rsidR="00677ED0">
        <w:rPr>
          <w:lang w:val="en-GB"/>
        </w:rPr>
        <w:t>s study,</w:t>
      </w:r>
      <w:r w:rsidR="00D054B2" w:rsidRPr="003F7195">
        <w:rPr>
          <w:lang w:val="en-GB"/>
        </w:rPr>
        <w:t xml:space="preserve"> </w:t>
      </w:r>
      <w:r w:rsidR="00E14F8B" w:rsidRPr="003F7195">
        <w:rPr>
          <w:lang w:val="en-GB"/>
        </w:rPr>
        <w:t xml:space="preserve">the blunt multisystem cohort is </w:t>
      </w:r>
      <w:r w:rsidR="002C1A5B">
        <w:rPr>
          <w:lang w:val="en-GB"/>
        </w:rPr>
        <w:t xml:space="preserve">therefore </w:t>
      </w:r>
      <w:r w:rsidR="003F7195" w:rsidRPr="003F7195">
        <w:rPr>
          <w:lang w:val="en-GB"/>
        </w:rPr>
        <w:t>analysed</w:t>
      </w:r>
      <w:r w:rsidR="00E14F8B" w:rsidRPr="003F7195">
        <w:rPr>
          <w:lang w:val="en-GB"/>
        </w:rPr>
        <w:t xml:space="preserve"> both with and without </w:t>
      </w:r>
      <w:r w:rsidR="00CF36E6">
        <w:rPr>
          <w:lang w:val="en-GB"/>
        </w:rPr>
        <w:t>TBI</w:t>
      </w:r>
      <w:r w:rsidR="000F640B" w:rsidRPr="003F7195">
        <w:rPr>
          <w:lang w:val="en-GB"/>
        </w:rPr>
        <w:t xml:space="preserve"> to avoid bias</w:t>
      </w:r>
      <w:r w:rsidR="00D55DEC" w:rsidRPr="003F7195">
        <w:rPr>
          <w:lang w:val="en-GB"/>
        </w:rPr>
        <w:t xml:space="preserve"> </w:t>
      </w:r>
      <w:r w:rsidR="00FA5FFD" w:rsidRPr="003F7195">
        <w:rPr>
          <w:lang w:val="en-GB"/>
        </w:rPr>
        <w:t>a</w:t>
      </w:r>
      <w:r w:rsidR="00D55DEC" w:rsidRPr="003F7195">
        <w:rPr>
          <w:lang w:val="en-GB"/>
        </w:rPr>
        <w:t xml:space="preserve">nd </w:t>
      </w:r>
      <w:r w:rsidR="00983082" w:rsidRPr="003F7195">
        <w:rPr>
          <w:lang w:val="en-GB"/>
        </w:rPr>
        <w:t xml:space="preserve">to </w:t>
      </w:r>
      <w:r w:rsidR="00D55DEC" w:rsidRPr="003F7195">
        <w:rPr>
          <w:lang w:val="en-GB"/>
        </w:rPr>
        <w:t xml:space="preserve">establish better understanding for preventability </w:t>
      </w:r>
      <w:r w:rsidR="00983082" w:rsidRPr="003F7195">
        <w:rPr>
          <w:lang w:val="en-GB"/>
        </w:rPr>
        <w:t xml:space="preserve">of death </w:t>
      </w:r>
      <w:r w:rsidR="003F1455">
        <w:rPr>
          <w:lang w:val="en-GB"/>
        </w:rPr>
        <w:t xml:space="preserve">and distinguish between errors in care </w:t>
      </w:r>
      <w:r w:rsidR="00682A54">
        <w:rPr>
          <w:lang w:val="en-GB"/>
        </w:rPr>
        <w:t xml:space="preserve">when brain injury is not the main area of concern. </w:t>
      </w:r>
    </w:p>
    <w:p w14:paraId="5024489B" w14:textId="77777777" w:rsidR="00D054B2" w:rsidRPr="003F7195" w:rsidRDefault="00D054B2" w:rsidP="005D6FA2">
      <w:pPr>
        <w:pStyle w:val="Brdtext1"/>
        <w:rPr>
          <w:lang w:val="en-GB"/>
        </w:rPr>
      </w:pPr>
    </w:p>
    <w:p w14:paraId="0295D322" w14:textId="77777777" w:rsidR="00C40E1C" w:rsidRDefault="00A26D84" w:rsidP="005D6FA2">
      <w:pPr>
        <w:pStyle w:val="Brdtext1"/>
        <w:rPr>
          <w:rStyle w:val="Betoning"/>
          <w:i w:val="0"/>
          <w:iCs w:val="0"/>
          <w:lang w:val="en-GB"/>
        </w:rPr>
      </w:pPr>
      <w:r w:rsidRPr="003F7195">
        <w:rPr>
          <w:lang w:val="en-GB"/>
        </w:rPr>
        <w:t>In addition, previous</w:t>
      </w:r>
      <w:r w:rsidR="009F431E" w:rsidRPr="003F7195">
        <w:rPr>
          <w:lang w:val="en-GB"/>
        </w:rPr>
        <w:t xml:space="preserve"> </w:t>
      </w:r>
      <w:r w:rsidR="009F431E" w:rsidRPr="003F7195">
        <w:rPr>
          <w:rStyle w:val="Betoning"/>
          <w:i w:val="0"/>
          <w:iCs w:val="0"/>
          <w:lang w:val="en-GB"/>
        </w:rPr>
        <w:t>studies of the trauma registry held by the Karolinska have used OFI as a composite measure for all potential lapses leading to un-optimal care. Although this approach offers insight to whether opportunities for improvement exist, it is insufficient in providing health care workers with guidance to concrete actions that may improve care of trauma patients.</w:t>
      </w:r>
    </w:p>
    <w:p w14:paraId="26A7BB43" w14:textId="77777777" w:rsidR="00C40E1C" w:rsidRDefault="00C40E1C" w:rsidP="005D6FA2">
      <w:pPr>
        <w:pStyle w:val="Brdtext1"/>
        <w:rPr>
          <w:rStyle w:val="Betoning"/>
          <w:i w:val="0"/>
          <w:iCs w:val="0"/>
          <w:lang w:val="en-GB"/>
        </w:rPr>
      </w:pPr>
    </w:p>
    <w:p w14:paraId="3561D1DC" w14:textId="17FF5280" w:rsidR="00C127B1" w:rsidRPr="00C40E1C" w:rsidRDefault="00C40E1C" w:rsidP="005D6FA2">
      <w:pPr>
        <w:pStyle w:val="Brdtext1"/>
        <w:rPr>
          <w:color w:val="FF0000"/>
          <w:lang w:val="en-GB"/>
        </w:rPr>
      </w:pPr>
      <w:r w:rsidRPr="00C40E1C">
        <w:rPr>
          <w:rStyle w:val="Betoning"/>
          <w:i w:val="0"/>
          <w:iCs w:val="0"/>
          <w:color w:val="FF0000"/>
          <w:lang w:val="en-GB"/>
        </w:rPr>
        <w:t xml:space="preserve">Might </w:t>
      </w:r>
      <w:proofErr w:type="spellStart"/>
      <w:r w:rsidRPr="00C40E1C">
        <w:rPr>
          <w:rStyle w:val="Betoning"/>
          <w:i w:val="0"/>
          <w:iCs w:val="0"/>
          <w:color w:val="FF0000"/>
          <w:lang w:val="en-GB"/>
        </w:rPr>
        <w:t>fylla</w:t>
      </w:r>
      <w:proofErr w:type="spellEnd"/>
      <w:r w:rsidRPr="00C40E1C">
        <w:rPr>
          <w:rStyle w:val="Betoning"/>
          <w:i w:val="0"/>
          <w:iCs w:val="0"/>
          <w:color w:val="FF0000"/>
          <w:lang w:val="en-GB"/>
        </w:rPr>
        <w:t xml:space="preserve"> </w:t>
      </w:r>
      <w:proofErr w:type="spellStart"/>
      <w:r w:rsidRPr="00C40E1C">
        <w:rPr>
          <w:rStyle w:val="Betoning"/>
          <w:i w:val="0"/>
          <w:iCs w:val="0"/>
          <w:color w:val="FF0000"/>
          <w:lang w:val="en-GB"/>
        </w:rPr>
        <w:t>på</w:t>
      </w:r>
      <w:proofErr w:type="spellEnd"/>
      <w:r w:rsidRPr="00C40E1C">
        <w:rPr>
          <w:rStyle w:val="Betoning"/>
          <w:i w:val="0"/>
          <w:iCs w:val="0"/>
          <w:color w:val="FF0000"/>
          <w:lang w:val="en-GB"/>
        </w:rPr>
        <w:t xml:space="preserve"> </w:t>
      </w:r>
      <w:r w:rsidR="009F431E" w:rsidRPr="00C40E1C">
        <w:rPr>
          <w:rStyle w:val="Betoning"/>
          <w:i w:val="0"/>
          <w:iCs w:val="0"/>
          <w:color w:val="FF0000"/>
          <w:lang w:val="en-GB"/>
        </w:rPr>
        <w:t xml:space="preserve"> </w:t>
      </w:r>
    </w:p>
    <w:bookmarkEnd w:id="3"/>
    <w:p w14:paraId="0FF88585" w14:textId="77777777" w:rsidR="005D6FA2" w:rsidRPr="003F7195" w:rsidRDefault="005D6FA2" w:rsidP="00873349">
      <w:pPr>
        <w:pStyle w:val="Brdtext1"/>
        <w:rPr>
          <w:lang w:val="en-GB"/>
        </w:rPr>
      </w:pPr>
    </w:p>
    <w:p w14:paraId="77392B8F" w14:textId="657C00E1" w:rsidR="00873349" w:rsidRPr="003F7195" w:rsidRDefault="00B05324" w:rsidP="00873349">
      <w:pPr>
        <w:pStyle w:val="Rubrik2"/>
        <w:rPr>
          <w:lang w:val="en-GB"/>
        </w:rPr>
      </w:pPr>
      <w:r w:rsidRPr="003F7195">
        <w:rPr>
          <w:lang w:val="en-GB"/>
        </w:rPr>
        <w:t xml:space="preserve">Aim: </w:t>
      </w:r>
    </w:p>
    <w:p w14:paraId="222E6710" w14:textId="4253FCB5" w:rsidR="00873349" w:rsidRPr="003F7195" w:rsidRDefault="00392529" w:rsidP="00873349">
      <w:pPr>
        <w:pStyle w:val="Brdtext1"/>
        <w:rPr>
          <w:lang w:val="en-GB"/>
        </w:rPr>
      </w:pPr>
      <w:r w:rsidRPr="003F7195">
        <w:rPr>
          <w:rStyle w:val="Betoning"/>
          <w:i w:val="0"/>
          <w:iCs w:val="0"/>
          <w:lang w:val="en-GB"/>
        </w:rPr>
        <w:t xml:space="preserve">This study hence </w:t>
      </w:r>
      <w:r w:rsidR="0008280E" w:rsidRPr="003F7195">
        <w:rPr>
          <w:rStyle w:val="Betoning"/>
          <w:i w:val="0"/>
          <w:iCs w:val="0"/>
          <w:lang w:val="en-GB"/>
        </w:rPr>
        <w:t>aims</w:t>
      </w:r>
      <w:r w:rsidRPr="003F7195">
        <w:rPr>
          <w:rStyle w:val="Betoning"/>
          <w:i w:val="0"/>
          <w:iCs w:val="0"/>
          <w:lang w:val="en-GB"/>
        </w:rPr>
        <w:t xml:space="preserve"> at identifying </w:t>
      </w:r>
      <w:r w:rsidR="00C40E1C">
        <w:rPr>
          <w:rStyle w:val="Betoning"/>
          <w:i w:val="0"/>
          <w:iCs w:val="0"/>
          <w:lang w:val="en-GB"/>
        </w:rPr>
        <w:t>association between</w:t>
      </w:r>
      <w:r w:rsidRPr="003F7195">
        <w:rPr>
          <w:rStyle w:val="Betoning"/>
          <w:i w:val="0"/>
          <w:iCs w:val="0"/>
          <w:lang w:val="en-GB"/>
        </w:rPr>
        <w:t xml:space="preserve"> OFIs for </w:t>
      </w:r>
      <w:commentRangeStart w:id="26"/>
      <w:r w:rsidRPr="003F7195">
        <w:rPr>
          <w:rStyle w:val="Betoning"/>
          <w:i w:val="0"/>
          <w:iCs w:val="0"/>
          <w:lang w:val="en-GB"/>
        </w:rPr>
        <w:t>non-overlapping cohorts</w:t>
      </w:r>
      <w:commentRangeEnd w:id="26"/>
      <w:r w:rsidR="00CA61E3">
        <w:rPr>
          <w:rStyle w:val="Kommentarsreferens"/>
          <w:bCs w:val="0"/>
          <w:lang w:val="sv-SE"/>
        </w:rPr>
        <w:commentReference w:id="26"/>
      </w:r>
      <w:r w:rsidR="005F48C8" w:rsidRPr="003F7195">
        <w:rPr>
          <w:rStyle w:val="Betoning"/>
          <w:i w:val="0"/>
          <w:iCs w:val="0"/>
          <w:lang w:val="en-GB"/>
        </w:rPr>
        <w:t xml:space="preserve">. </w:t>
      </w:r>
      <w:r w:rsidRPr="003F7195">
        <w:rPr>
          <w:rStyle w:val="Betoning"/>
          <w:i w:val="0"/>
          <w:iCs w:val="0"/>
          <w:lang w:val="en-GB"/>
        </w:rPr>
        <w:t xml:space="preserve"> </w:t>
      </w:r>
    </w:p>
    <w:p w14:paraId="7673BAF7" w14:textId="77777777" w:rsidR="00873349" w:rsidRPr="003F7195" w:rsidRDefault="00873349" w:rsidP="00873349">
      <w:pPr>
        <w:pStyle w:val="Rubrik2"/>
        <w:rPr>
          <w:lang w:val="en-GB"/>
        </w:rPr>
      </w:pPr>
    </w:p>
    <w:p w14:paraId="6AE5900B" w14:textId="2527398B" w:rsidR="00B05324" w:rsidRPr="003F7195" w:rsidRDefault="00B05324" w:rsidP="00350DC3">
      <w:pPr>
        <w:pStyle w:val="Rubrik2"/>
        <w:tabs>
          <w:tab w:val="right" w:pos="9071"/>
        </w:tabs>
        <w:rPr>
          <w:lang w:val="en-GB"/>
        </w:rPr>
      </w:pPr>
      <w:r w:rsidRPr="003F7195">
        <w:rPr>
          <w:lang w:val="en-GB"/>
        </w:rPr>
        <w:t xml:space="preserve">Material and Methods:  </w:t>
      </w:r>
      <w:r w:rsidR="00350DC3" w:rsidRPr="003F7195">
        <w:rPr>
          <w:lang w:val="en-GB"/>
        </w:rPr>
        <w:tab/>
      </w:r>
    </w:p>
    <w:p w14:paraId="4E6512DA" w14:textId="77777777" w:rsidR="00CA65BE" w:rsidRPr="003F7195" w:rsidRDefault="00CA65BE" w:rsidP="00CA65BE">
      <w:pPr>
        <w:pStyle w:val="Brdtext1"/>
        <w:rPr>
          <w:b/>
          <w:lang w:val="en-GB"/>
        </w:rPr>
      </w:pPr>
      <w:r w:rsidRPr="003F7195">
        <w:rPr>
          <w:b/>
          <w:lang w:val="en-GB"/>
        </w:rPr>
        <w:t xml:space="preserve">Study design </w:t>
      </w:r>
    </w:p>
    <w:p w14:paraId="581705A1" w14:textId="70352992" w:rsidR="00CA65BE" w:rsidRPr="003F7195" w:rsidRDefault="0047191C" w:rsidP="00F95420">
      <w:pPr>
        <w:pStyle w:val="Brdtext1"/>
        <w:rPr>
          <w:lang w:val="en-GB"/>
        </w:rPr>
      </w:pPr>
      <w:r w:rsidRPr="003F7195">
        <w:rPr>
          <w:lang w:val="en-GB"/>
        </w:rPr>
        <w:t>We conducted a</w:t>
      </w:r>
      <w:r w:rsidR="00CA65BE" w:rsidRPr="003F7195">
        <w:rPr>
          <w:lang w:val="en-GB"/>
        </w:rPr>
        <w:t xml:space="preserve"> registry-based cohort study </w:t>
      </w:r>
      <w:r w:rsidRPr="003F7195">
        <w:rPr>
          <w:lang w:val="en-GB"/>
        </w:rPr>
        <w:t xml:space="preserve">on a merged dataset </w:t>
      </w:r>
      <w:r w:rsidR="00CA65BE" w:rsidRPr="003F7195">
        <w:rPr>
          <w:lang w:val="en-GB"/>
        </w:rPr>
        <w:t xml:space="preserve">linking data from the Swedish trauma registry </w:t>
      </w:r>
      <w:proofErr w:type="spellStart"/>
      <w:r w:rsidR="00CA65BE" w:rsidRPr="003F7195">
        <w:rPr>
          <w:lang w:val="en-GB"/>
        </w:rPr>
        <w:t>SweTrau</w:t>
      </w:r>
      <w:proofErr w:type="spellEnd"/>
      <w:r w:rsidR="000759D2" w:rsidRPr="003F7195">
        <w:rPr>
          <w:lang w:val="en-GB"/>
        </w:rPr>
        <w:t xml:space="preserve"> and</w:t>
      </w:r>
      <w:r w:rsidR="00CA65BE" w:rsidRPr="003F7195">
        <w:rPr>
          <w:lang w:val="en-GB"/>
        </w:rPr>
        <w:t xml:space="preserve"> </w:t>
      </w:r>
      <w:r w:rsidR="00AD22B8" w:rsidRPr="003F7195">
        <w:rPr>
          <w:lang w:val="en-GB"/>
        </w:rPr>
        <w:t>the</w:t>
      </w:r>
      <w:r w:rsidR="00CA65BE" w:rsidRPr="003F7195">
        <w:rPr>
          <w:lang w:val="en-GB"/>
        </w:rPr>
        <w:t xml:space="preserve"> trauma care quality database at the K</w:t>
      </w:r>
      <w:r w:rsidR="00BF4302" w:rsidRPr="003F7195">
        <w:rPr>
          <w:lang w:val="en-GB"/>
        </w:rPr>
        <w:t>arolinska University Hospital</w:t>
      </w:r>
      <w:r w:rsidR="00CA65BE" w:rsidRPr="003F7195">
        <w:rPr>
          <w:lang w:val="en-GB"/>
        </w:rPr>
        <w:t>. The combined data were further assessed through</w:t>
      </w:r>
      <w:r w:rsidR="001D4C7C" w:rsidRPr="003F7195">
        <w:rPr>
          <w:lang w:val="en-GB"/>
        </w:rPr>
        <w:t xml:space="preserve"> a</w:t>
      </w:r>
      <w:r w:rsidR="00CA65BE" w:rsidRPr="003F7195">
        <w:rPr>
          <w:lang w:val="en-GB"/>
        </w:rPr>
        <w:t xml:space="preserve"> multinominal</w:t>
      </w:r>
      <w:r w:rsidR="00C9481C" w:rsidRPr="003F7195">
        <w:rPr>
          <w:lang w:val="en-GB"/>
        </w:rPr>
        <w:t xml:space="preserve"> multivariable</w:t>
      </w:r>
      <w:r w:rsidR="00CA65BE" w:rsidRPr="003F7195">
        <w:rPr>
          <w:lang w:val="en-GB"/>
        </w:rPr>
        <w:t xml:space="preserve"> logistic regression</w:t>
      </w:r>
      <w:r w:rsidR="00AD22B8" w:rsidRPr="003F7195">
        <w:rPr>
          <w:lang w:val="en-GB"/>
        </w:rPr>
        <w:t xml:space="preserve"> model</w:t>
      </w:r>
      <w:r w:rsidR="00CA65BE" w:rsidRPr="003F7195">
        <w:rPr>
          <w:lang w:val="en-GB"/>
        </w:rPr>
        <w:t xml:space="preserve"> to </w:t>
      </w:r>
      <w:r w:rsidRPr="003F7195">
        <w:rPr>
          <w:lang w:val="en-GB"/>
        </w:rPr>
        <w:t>assess how clinical</w:t>
      </w:r>
      <w:r w:rsidR="0008280E" w:rsidRPr="003F7195">
        <w:rPr>
          <w:lang w:val="en-GB"/>
        </w:rPr>
        <w:t xml:space="preserve"> cohorts</w:t>
      </w:r>
      <w:r w:rsidRPr="003F7195">
        <w:rPr>
          <w:lang w:val="en-GB"/>
        </w:rPr>
        <w:t xml:space="preserve"> associate with </w:t>
      </w:r>
      <w:ins w:id="27" w:author="Martin Gerdin Wärnberg" w:date="2023-04-24T19:57:00Z">
        <w:r w:rsidR="00C2728D">
          <w:rPr>
            <w:lang w:val="en-GB"/>
          </w:rPr>
          <w:t xml:space="preserve">specific </w:t>
        </w:r>
      </w:ins>
      <w:r w:rsidRPr="003F7195">
        <w:rPr>
          <w:lang w:val="en-GB"/>
        </w:rPr>
        <w:t>OFIs</w:t>
      </w:r>
      <w:r w:rsidR="008203C5" w:rsidRPr="003F7195">
        <w:rPr>
          <w:lang w:val="en-GB"/>
        </w:rPr>
        <w:t>.</w:t>
      </w:r>
      <w:r w:rsidR="00F95420" w:rsidRPr="003F7195">
        <w:rPr>
          <w:lang w:val="en-GB"/>
        </w:rPr>
        <w:t xml:space="preserve"> </w:t>
      </w:r>
    </w:p>
    <w:p w14:paraId="206E5A92" w14:textId="77777777" w:rsidR="00CA65BE" w:rsidRPr="003F7195" w:rsidRDefault="00CA65BE" w:rsidP="00CA65BE">
      <w:pPr>
        <w:pStyle w:val="Brdtext1"/>
        <w:rPr>
          <w:lang w:val="en-GB"/>
        </w:rPr>
      </w:pPr>
    </w:p>
    <w:p w14:paraId="063FC364" w14:textId="77777777" w:rsidR="00CA65BE" w:rsidRPr="003F7195" w:rsidRDefault="00CA65BE" w:rsidP="00CA65BE">
      <w:pPr>
        <w:pStyle w:val="Brdtext1"/>
        <w:rPr>
          <w:b/>
          <w:lang w:val="en-GB"/>
        </w:rPr>
      </w:pPr>
      <w:r w:rsidRPr="003F7195">
        <w:rPr>
          <w:b/>
          <w:lang w:val="en-GB"/>
        </w:rPr>
        <w:lastRenderedPageBreak/>
        <w:t>Setting</w:t>
      </w:r>
    </w:p>
    <w:p w14:paraId="2325C0D4" w14:textId="031304EB" w:rsidR="009F22B9" w:rsidRDefault="00CA65BE" w:rsidP="00CA65BE">
      <w:pPr>
        <w:pStyle w:val="Brdtext1"/>
        <w:rPr>
          <w:lang w:val="en-GB"/>
        </w:rPr>
      </w:pPr>
      <w:r w:rsidRPr="003F7195">
        <w:rPr>
          <w:lang w:val="en-GB"/>
        </w:rPr>
        <w:t xml:space="preserve">From 2010, The Swedish Trauma society </w:t>
      </w:r>
      <w:r w:rsidR="000A4F67">
        <w:rPr>
          <w:lang w:val="en-GB"/>
        </w:rPr>
        <w:t>(</w:t>
      </w:r>
      <w:proofErr w:type="spellStart"/>
      <w:r w:rsidR="000A4F67">
        <w:rPr>
          <w:lang w:val="en-GB"/>
        </w:rPr>
        <w:t>SweTrau</w:t>
      </w:r>
      <w:proofErr w:type="spellEnd"/>
      <w:r w:rsidR="000A4F67">
        <w:rPr>
          <w:lang w:val="en-GB"/>
        </w:rPr>
        <w:t xml:space="preserve">) </w:t>
      </w:r>
      <w:r w:rsidRPr="003F7195">
        <w:rPr>
          <w:lang w:val="en-GB"/>
        </w:rPr>
        <w:t xml:space="preserve">holds a national registry over patients suffering serious trauma in Sweden. Patients included in the registry have suffered traumatic events </w:t>
      </w:r>
      <w:r w:rsidR="00AD22B8" w:rsidRPr="003F7195">
        <w:rPr>
          <w:lang w:val="en-GB"/>
        </w:rPr>
        <w:t>that have either triggered</w:t>
      </w:r>
      <w:r w:rsidRPr="003F7195">
        <w:rPr>
          <w:lang w:val="en-GB"/>
        </w:rPr>
        <w:t xml:space="preserve"> a trauma alarm or </w:t>
      </w:r>
      <w:r w:rsidR="00AD22B8" w:rsidRPr="003F7195">
        <w:rPr>
          <w:lang w:val="en-GB"/>
        </w:rPr>
        <w:t>generated injuries with a</w:t>
      </w:r>
      <w:r w:rsidRPr="003F7195">
        <w:rPr>
          <w:lang w:val="en-GB"/>
        </w:rPr>
        <w:t xml:space="preserve"> new injury severity score (NISS) </w:t>
      </w:r>
      <w:r w:rsidR="00AD22B8" w:rsidRPr="003F7195">
        <w:rPr>
          <w:lang w:val="en-GB"/>
        </w:rPr>
        <w:t>above</w:t>
      </w:r>
      <w:r w:rsidRPr="003F7195">
        <w:rPr>
          <w:lang w:val="en-GB"/>
        </w:rPr>
        <w:t xml:space="preserve"> 1</w:t>
      </w:r>
      <w:r w:rsidR="00035564">
        <w:rPr>
          <w:lang w:val="en-GB"/>
        </w:rPr>
        <w:t>5</w:t>
      </w:r>
      <w:r w:rsidR="00CF6C9B">
        <w:rPr>
          <w:lang w:val="en-GB"/>
        </w:rPr>
        <w:t xml:space="preserve">, or have been </w:t>
      </w:r>
      <w:r w:rsidR="007259A7">
        <w:rPr>
          <w:lang w:val="en-GB"/>
        </w:rPr>
        <w:t xml:space="preserve">transferred to hospital within 7 days of </w:t>
      </w:r>
      <w:del w:id="28" w:author="Martin Gerdin Wärnberg" w:date="2023-04-24T20:00:00Z">
        <w:r w:rsidR="007259A7" w:rsidDel="00C2728D">
          <w:rPr>
            <w:lang w:val="en-GB"/>
          </w:rPr>
          <w:delText xml:space="preserve">trauam </w:delText>
        </w:r>
      </w:del>
      <w:ins w:id="29" w:author="Martin Gerdin Wärnberg" w:date="2023-04-24T20:00:00Z">
        <w:r w:rsidR="00C2728D">
          <w:rPr>
            <w:lang w:val="en-GB"/>
          </w:rPr>
          <w:t>trauma</w:t>
        </w:r>
        <w:r w:rsidR="00C2728D">
          <w:rPr>
            <w:lang w:val="en-GB"/>
          </w:rPr>
          <w:t xml:space="preserve"> </w:t>
        </w:r>
      </w:ins>
      <w:r w:rsidR="007259A7">
        <w:rPr>
          <w:lang w:val="en-GB"/>
        </w:rPr>
        <w:t xml:space="preserve">and have a NISS </w:t>
      </w:r>
      <w:r w:rsidR="00C350D9">
        <w:rPr>
          <w:lang w:val="en-GB"/>
        </w:rPr>
        <w:t xml:space="preserve">score higher than 15. Patients </w:t>
      </w:r>
      <w:r w:rsidR="006E5E22">
        <w:rPr>
          <w:lang w:val="en-GB"/>
        </w:rPr>
        <w:t xml:space="preserve">where subdural hematoma is the only </w:t>
      </w:r>
      <w:r w:rsidR="00B10648">
        <w:rPr>
          <w:lang w:val="en-GB"/>
        </w:rPr>
        <w:t>traumatic i</w:t>
      </w:r>
      <w:r w:rsidR="00111EA1">
        <w:rPr>
          <w:lang w:val="en-GB"/>
        </w:rPr>
        <w:t>n</w:t>
      </w:r>
      <w:r w:rsidR="00B10648">
        <w:rPr>
          <w:lang w:val="en-GB"/>
        </w:rPr>
        <w:t>jury and cases that have triggered a trauma alarm without underlying trauma are excluded</w:t>
      </w:r>
      <w:r w:rsidR="00111EA1">
        <w:rPr>
          <w:lang w:val="en-GB"/>
        </w:rPr>
        <w:t>. There are no automatic transfer o</w:t>
      </w:r>
      <w:r w:rsidR="007B641C">
        <w:rPr>
          <w:lang w:val="en-GB"/>
        </w:rPr>
        <w:t>f patient</w:t>
      </w:r>
      <w:ins w:id="30" w:author="Martin Gerdin Wärnberg" w:date="2023-04-24T20:00:00Z">
        <w:r w:rsidR="00C2728D">
          <w:rPr>
            <w:lang w:val="en-GB"/>
          </w:rPr>
          <w:t xml:space="preserve"> data</w:t>
        </w:r>
      </w:ins>
      <w:del w:id="31" w:author="Martin Gerdin Wärnberg" w:date="2023-04-24T20:00:00Z">
        <w:r w:rsidR="007B641C" w:rsidDel="00C2728D">
          <w:rPr>
            <w:lang w:val="en-GB"/>
          </w:rPr>
          <w:delText>s</w:delText>
        </w:r>
      </w:del>
      <w:r w:rsidR="007B641C">
        <w:rPr>
          <w:lang w:val="en-GB"/>
        </w:rPr>
        <w:t xml:space="preserve"> to </w:t>
      </w:r>
      <w:proofErr w:type="spellStart"/>
      <w:r w:rsidR="007B641C">
        <w:rPr>
          <w:lang w:val="en-GB"/>
        </w:rPr>
        <w:t>SweTrau</w:t>
      </w:r>
      <w:proofErr w:type="spellEnd"/>
      <w:r w:rsidR="007B641C">
        <w:rPr>
          <w:lang w:val="en-GB"/>
        </w:rPr>
        <w:t xml:space="preserve"> </w:t>
      </w:r>
      <w:r w:rsidR="00923F88">
        <w:rPr>
          <w:lang w:val="en-GB"/>
        </w:rPr>
        <w:t>due to lack of unified journal systems in Sweden.</w:t>
      </w:r>
      <w:r w:rsidR="002445EE">
        <w:rPr>
          <w:lang w:val="en-GB"/>
        </w:rPr>
        <w:t xml:space="preserve"> The coverage was </w:t>
      </w:r>
      <w:r w:rsidR="007969AA">
        <w:rPr>
          <w:lang w:val="en-GB"/>
        </w:rPr>
        <w:t>approximately 69</w:t>
      </w:r>
      <w:r w:rsidR="001C0AE6">
        <w:rPr>
          <w:lang w:val="en-GB"/>
        </w:rPr>
        <w:t xml:space="preserve">.8% </w:t>
      </w:r>
      <w:ins w:id="32" w:author="Martin Gerdin Wärnberg" w:date="2023-04-24T20:00:00Z">
        <w:r w:rsidR="00C2728D">
          <w:rPr>
            <w:lang w:val="en-GB"/>
          </w:rPr>
          <w:t xml:space="preserve">as of </w:t>
        </w:r>
      </w:ins>
      <w:r w:rsidR="001C0AE6">
        <w:rPr>
          <w:lang w:val="en-GB"/>
        </w:rPr>
        <w:t>January 2023</w:t>
      </w:r>
      <w:r w:rsidR="00A9505D">
        <w:rPr>
          <w:lang w:val="en-GB"/>
        </w:rPr>
        <w:t xml:space="preserve"> </w:t>
      </w:r>
      <w:r w:rsidR="004D7078">
        <w:rPr>
          <w:lang w:val="en-GB"/>
        </w:rPr>
        <w:fldChar w:fldCharType="begin"/>
      </w:r>
      <w:r w:rsidR="004D7078">
        <w:rPr>
          <w:lang w:val="en-GB"/>
        </w:rPr>
        <w:instrText xml:space="preserve"> ADDIN ZOTERO_ITEM CSL_CITATION {"citationID":"mUMVeygW","properties":{"formattedCitation":"(2)","plainCitation":"(2)","noteIndex":0},"citationItems":[{"id":116,"uris":["http://zotero.org/users/local/dRJOFA2S/items/RKXJNGFK"],"itemData":{"id":116,"type":"post-weblog","language":"sv-SE","title":"årsrapport | Sökresultat | SweTrau","URL":"https://rcsyd.se/swetrau/?s=%C3%A5rsrapport","accessed":{"date-parts":[["2023",3,3]]},"issued":{"date-parts":[["2022",6,1]]}}}],"schema":"https://github.com/citation-style-language/schema/raw/master/csl-citation.json"} </w:instrText>
      </w:r>
      <w:r w:rsidR="004D7078">
        <w:rPr>
          <w:lang w:val="en-GB"/>
        </w:rPr>
        <w:fldChar w:fldCharType="separate"/>
      </w:r>
      <w:r w:rsidR="004D7078" w:rsidRPr="004D7078">
        <w:t>(2)</w:t>
      </w:r>
      <w:r w:rsidR="004D7078">
        <w:rPr>
          <w:lang w:val="en-GB"/>
        </w:rPr>
        <w:fldChar w:fldCharType="end"/>
      </w:r>
      <w:r w:rsidR="00E37A84">
        <w:rPr>
          <w:lang w:val="en-GB"/>
        </w:rPr>
        <w:t xml:space="preserve">. </w:t>
      </w:r>
    </w:p>
    <w:p w14:paraId="4ED0C509" w14:textId="77777777" w:rsidR="009F22B9" w:rsidRDefault="009F22B9" w:rsidP="00CA65BE">
      <w:pPr>
        <w:pStyle w:val="Brdtext1"/>
        <w:rPr>
          <w:lang w:val="en-GB"/>
        </w:rPr>
      </w:pPr>
    </w:p>
    <w:p w14:paraId="3D5CE510" w14:textId="5F9A34A5" w:rsidR="00AD22B8" w:rsidRDefault="00140903" w:rsidP="00CA65BE">
      <w:pPr>
        <w:pStyle w:val="Brdtext1"/>
        <w:rPr>
          <w:lang w:val="en-GB"/>
        </w:rPr>
      </w:pPr>
      <w:r>
        <w:rPr>
          <w:lang w:val="en-GB"/>
        </w:rPr>
        <w:t>The</w:t>
      </w:r>
      <w:r w:rsidR="00AD22B8" w:rsidRPr="003F7195">
        <w:rPr>
          <w:lang w:val="en-GB"/>
        </w:rPr>
        <w:t xml:space="preserve"> Karolinska University hospital </w:t>
      </w:r>
      <w:r w:rsidR="00227475">
        <w:rPr>
          <w:lang w:val="en-GB"/>
        </w:rPr>
        <w:t>is the only</w:t>
      </w:r>
      <w:r>
        <w:rPr>
          <w:lang w:val="en-GB"/>
        </w:rPr>
        <w:t xml:space="preserve"> facility in Sweden to qualify as a quality level-1 trauma centre according to ACS standards</w:t>
      </w:r>
      <w:r w:rsidR="0010623A">
        <w:rPr>
          <w:lang w:val="en-GB"/>
        </w:rPr>
        <w:t xml:space="preserve"> </w:t>
      </w:r>
      <w:r w:rsidR="0010623A">
        <w:rPr>
          <w:lang w:val="en-GB"/>
        </w:rPr>
        <w:fldChar w:fldCharType="begin"/>
      </w:r>
      <w:r w:rsidR="00630D7F">
        <w:rPr>
          <w:lang w:val="en-GB"/>
        </w:rPr>
        <w:instrText xml:space="preserve"> ADDIN ZOTERO_ITEM CSL_CITATION {"citationID":"5P9KZVCY","properties":{"formattedCitation":"(13,23)","plainCitation":"(13,23)","noteIndex":0},"citationItems":[{"id":124,"uris":["http://zotero.org/users/local/dRJOFA2S/items/3E9MB6SH"],"itemData":{"id":124,"type":"webpage","abstract":"Wellstar is soon closing Atlanta Medical Center, meaning Georgia will soon have only four Level 1 trauma centers.","container-title":"https://www.atlantanewsfirst.com","language":"en","note":"section: Health","title":"What is a Level 1 trauma center?","URL":"https://www.atlantanewsfirst.com/2022/09/01/what-is-level-1-trauma-center/","author":[{"family":"Darnell","given":"Tim"}],"accessed":{"date-parts":[["2023",3,12]]}}},{"id":9,"uris":["http://zotero.org/users/local/dRJOFA2S/items/AMCV52FW"],"itemData":{"id":9,"type":"webpage","abstract":"Traumacentrum Karolinska (TCK) är landets största enhet för omhändertagande av svårt skadade patienter. I organisationen ingår företrädare för samtliga specialiteter involverade i den svårt skadade patienten, liksom representanter för omvårdnaden, hälsoprofessionerna och registren. \n\nEnheten bedriver traumautbildningar för läkare och omvårdnadspersonal, samt traumaforskning inom skilda specialiteter och omvårdnad. TCK är tillsammans med Kunskapscentrum för katastrofmedicin vid KI ett av Socialstyrelsen utsett kunskapscentrum i traumatologi.","language":"SV","title":"Välkommen till Traumacentrum Karolinska","URL":"https://www.karolinska.se/for-vardgivare/tema-akut-och-reparativ-medicin/trauma-akutkirurgi-och-ortopedi2/traumacentrum-karolinska-tck/","accessed":{"date-parts":[["2023",1,18]]}}}],"schema":"https://github.com/citation-style-language/schema/raw/master/csl-citation.json"} </w:instrText>
      </w:r>
      <w:r w:rsidR="0010623A">
        <w:rPr>
          <w:lang w:val="en-GB"/>
        </w:rPr>
        <w:fldChar w:fldCharType="separate"/>
      </w:r>
      <w:r w:rsidR="00630D7F" w:rsidRPr="00630D7F">
        <w:t>(13,23)</w:t>
      </w:r>
      <w:r w:rsidR="0010623A">
        <w:rPr>
          <w:lang w:val="en-GB"/>
        </w:rPr>
        <w:fldChar w:fldCharType="end"/>
      </w:r>
      <w:r w:rsidR="00630D7F">
        <w:rPr>
          <w:lang w:val="en-GB"/>
        </w:rPr>
        <w:t xml:space="preserve">. </w:t>
      </w:r>
      <w:r w:rsidR="007056E1">
        <w:rPr>
          <w:lang w:val="en-GB"/>
        </w:rPr>
        <w:t>The hospital is</w:t>
      </w:r>
      <w:r w:rsidR="003B249A">
        <w:rPr>
          <w:lang w:val="en-GB"/>
        </w:rPr>
        <w:t xml:space="preserve"> </w:t>
      </w:r>
      <w:r w:rsidR="00903EEC">
        <w:rPr>
          <w:lang w:val="en-GB"/>
        </w:rPr>
        <w:t xml:space="preserve">located in </w:t>
      </w:r>
      <w:r w:rsidR="003B249A">
        <w:rPr>
          <w:lang w:val="en-GB"/>
        </w:rPr>
        <w:t>Stockholm county</w:t>
      </w:r>
      <w:r w:rsidR="0006185B">
        <w:rPr>
          <w:lang w:val="en-GB"/>
        </w:rPr>
        <w:t xml:space="preserve">, but accounts for </w:t>
      </w:r>
      <w:r w:rsidR="00AD22B8" w:rsidRPr="003F7195">
        <w:rPr>
          <w:lang w:val="en-GB"/>
        </w:rPr>
        <w:t xml:space="preserve">the regions of Stockholm, Gotland, </w:t>
      </w:r>
      <w:proofErr w:type="spellStart"/>
      <w:r w:rsidR="00AD22B8" w:rsidRPr="003F7195">
        <w:rPr>
          <w:lang w:val="en-GB"/>
        </w:rPr>
        <w:t>Södermanland</w:t>
      </w:r>
      <w:proofErr w:type="spellEnd"/>
      <w:r w:rsidR="00AD22B8" w:rsidRPr="003F7195">
        <w:rPr>
          <w:lang w:val="en-GB"/>
        </w:rPr>
        <w:t xml:space="preserve"> and </w:t>
      </w:r>
      <w:proofErr w:type="spellStart"/>
      <w:r w:rsidR="00AD22B8" w:rsidRPr="003F7195">
        <w:rPr>
          <w:lang w:val="en-GB"/>
        </w:rPr>
        <w:t>Västmanland</w:t>
      </w:r>
      <w:proofErr w:type="spellEnd"/>
      <w:r w:rsidR="00AD22B8" w:rsidRPr="003F7195">
        <w:rPr>
          <w:lang w:val="en-GB"/>
        </w:rPr>
        <w:t xml:space="preserve">, </w:t>
      </w:r>
      <w:r w:rsidR="0006185B">
        <w:rPr>
          <w:lang w:val="en-GB"/>
        </w:rPr>
        <w:t>adding up</w:t>
      </w:r>
      <w:r w:rsidR="00AD22B8" w:rsidRPr="003F7195">
        <w:rPr>
          <w:lang w:val="en-GB"/>
        </w:rPr>
        <w:t xml:space="preserve"> to 3 million residents, which is just on pair with </w:t>
      </w:r>
      <w:r w:rsidR="0006185B">
        <w:rPr>
          <w:lang w:val="en-GB"/>
        </w:rPr>
        <w:t xml:space="preserve">minimum quantity according to </w:t>
      </w:r>
      <w:r w:rsidR="00B3250C">
        <w:rPr>
          <w:lang w:val="en-GB"/>
        </w:rPr>
        <w:t>s</w:t>
      </w:r>
      <w:r w:rsidR="00844C29">
        <w:rPr>
          <w:lang w:val="en-GB"/>
        </w:rPr>
        <w:t>tandards</w:t>
      </w:r>
      <w:r w:rsidR="00BA5B49">
        <w:rPr>
          <w:lang w:val="en-GB"/>
        </w:rPr>
        <w:t xml:space="preserve"> </w:t>
      </w:r>
      <w:r w:rsidR="00604435">
        <w:rPr>
          <w:lang w:val="en-GB"/>
        </w:rPr>
        <w:fldChar w:fldCharType="begin"/>
      </w:r>
      <w:r w:rsidR="00604435">
        <w:rPr>
          <w:lang w:val="en-GB"/>
        </w:rPr>
        <w:instrText xml:space="preserve"> ADDIN ZOTERO_ITEM CSL_CITATION {"citationID":"hXrR1Dt8","properties":{"formattedCitation":"(23)","plainCitation":"(23)","noteIndex":0},"citationItems":[{"id":9,"uris":["http://zotero.org/users/local/dRJOFA2S/items/AMCV52FW"],"itemData":{"id":9,"type":"webpage","abstract":"Traumacentrum Karolinska (TCK) är landets största enhet för omhändertagande av svårt skadade patienter. I organisationen ingår företrädare för samtliga specialiteter involverade i den svårt skadade patienten, liksom representanter för omvårdnaden, hälsoprofessionerna och registren. \n\nEnheten bedriver traumautbildningar för läkare och omvårdnadspersonal, samt traumaforskning inom skilda specialiteter och omvårdnad. TCK är tillsammans med Kunskapscentrum för katastrofmedicin vid KI ett av Socialstyrelsen utsett kunskapscentrum i traumatologi.","language":"SV","title":"Välkommen till Traumacentrum Karolinska","URL":"https://www.karolinska.se/for-vardgivare/tema-akut-och-reparativ-medicin/trauma-akutkirurgi-och-ortopedi2/traumacentrum-karolinska-tck/","accessed":{"date-parts":[["2023",1,18]]}}}],"schema":"https://github.com/citation-style-language/schema/raw/master/csl-citation.json"} </w:instrText>
      </w:r>
      <w:r w:rsidR="00604435">
        <w:rPr>
          <w:lang w:val="en-GB"/>
        </w:rPr>
        <w:fldChar w:fldCharType="separate"/>
      </w:r>
      <w:r w:rsidR="00604435" w:rsidRPr="00604435">
        <w:t>(23)</w:t>
      </w:r>
      <w:r w:rsidR="00604435">
        <w:rPr>
          <w:lang w:val="en-GB"/>
        </w:rPr>
        <w:fldChar w:fldCharType="end"/>
      </w:r>
      <w:r w:rsidR="00604435">
        <w:rPr>
          <w:lang w:val="en-GB"/>
        </w:rPr>
        <w:t xml:space="preserve">. </w:t>
      </w:r>
    </w:p>
    <w:p w14:paraId="40F75B5F" w14:textId="77777777" w:rsidR="00685B96" w:rsidRPr="003F7195" w:rsidRDefault="00685B96" w:rsidP="00CA65BE">
      <w:pPr>
        <w:pStyle w:val="Brdtext1"/>
        <w:rPr>
          <w:lang w:val="en-GB"/>
        </w:rPr>
      </w:pPr>
    </w:p>
    <w:p w14:paraId="058C5D6C" w14:textId="3B1A1F7F" w:rsidR="00CA65BE" w:rsidRPr="003F7195" w:rsidRDefault="00BA5B49" w:rsidP="00CA65BE">
      <w:pPr>
        <w:pStyle w:val="Brdtext1"/>
        <w:rPr>
          <w:lang w:val="en-GB"/>
        </w:rPr>
      </w:pPr>
      <w:r>
        <w:rPr>
          <w:lang w:val="en-GB"/>
        </w:rPr>
        <w:t xml:space="preserve">As part of </w:t>
      </w:r>
      <w:r w:rsidR="00DA0EA1">
        <w:rPr>
          <w:lang w:val="en-GB"/>
        </w:rPr>
        <w:t>level-1 criteria,</w:t>
      </w:r>
      <w:r w:rsidR="00CF5D23">
        <w:rPr>
          <w:lang w:val="en-GB"/>
        </w:rPr>
        <w:t xml:space="preserve"> multidisciplinary M&amp;M conferences are held</w:t>
      </w:r>
      <w:r w:rsidR="009F3500">
        <w:rPr>
          <w:lang w:val="en-GB"/>
        </w:rPr>
        <w:t xml:space="preserve"> </w:t>
      </w:r>
      <w:r w:rsidR="00B06FFB">
        <w:rPr>
          <w:lang w:val="en-GB"/>
        </w:rPr>
        <w:t>regularly to</w:t>
      </w:r>
      <w:r w:rsidR="00C54F49">
        <w:rPr>
          <w:lang w:val="en-GB"/>
        </w:rPr>
        <w:t xml:space="preserve"> evaluate treatment of patients and identify OFI</w:t>
      </w:r>
      <w:r w:rsidR="00AC1D2A">
        <w:rPr>
          <w:lang w:val="en-GB"/>
        </w:rPr>
        <w:t>s.</w:t>
      </w:r>
      <w:r w:rsidR="00CA65BE" w:rsidRPr="003F7195">
        <w:rPr>
          <w:lang w:val="en-GB"/>
        </w:rPr>
        <w:t xml:space="preserve"> </w:t>
      </w:r>
      <w:r w:rsidR="00AC1D2A">
        <w:rPr>
          <w:lang w:val="en-GB"/>
        </w:rPr>
        <w:t xml:space="preserve">The multidisciplinary </w:t>
      </w:r>
      <w:r w:rsidR="00CA65BE" w:rsidRPr="003F7195">
        <w:rPr>
          <w:lang w:val="en-GB"/>
        </w:rPr>
        <w:t>board</w:t>
      </w:r>
      <w:r w:rsidR="00AC1D2A">
        <w:rPr>
          <w:lang w:val="en-GB"/>
        </w:rPr>
        <w:t xml:space="preserve"> is appointed by the</w:t>
      </w:r>
      <w:r w:rsidR="00EC421A">
        <w:rPr>
          <w:lang w:val="en-GB"/>
        </w:rPr>
        <w:t xml:space="preserve"> hospital and</w:t>
      </w:r>
      <w:r w:rsidR="00CA65BE" w:rsidRPr="003F7195">
        <w:rPr>
          <w:lang w:val="en-GB"/>
        </w:rPr>
        <w:t xml:space="preserve"> consists of a surgeon, an anaesthetist, a trauma nurse and in presence of specific injuries (e.g., intracranial, orthopaedical or thoracic/vascular), specialists from appropriate specialties. Competences involved in the direct care of the patient are free to attend the conference but should not take part in the review</w:t>
      </w:r>
      <w:r w:rsidR="001A145A" w:rsidRPr="003F7195">
        <w:rPr>
          <w:lang w:val="en-GB"/>
        </w:rPr>
        <w:t xml:space="preserve"> </w:t>
      </w:r>
      <w:r w:rsidR="001A145A" w:rsidRPr="003F7195">
        <w:rPr>
          <w:lang w:val="en-GB"/>
        </w:rPr>
        <w:fldChar w:fldCharType="begin"/>
      </w:r>
      <w:r w:rsidR="0099415B" w:rsidRPr="003F7195">
        <w:rPr>
          <w:lang w:val="en-GB"/>
        </w:rPr>
        <w:instrText xml:space="preserve"> ADDIN ZOTERO_ITEM CSL_CITATION {"citationID":"MOVd1KA9","properties":{"formattedCitation":"(15)","plainCitation":"(15)","noteIndex":0},"citationItems":[{"id":19,"uris":["http://zotero.org/users/local/dRJOFA2S/items/RZRPJ7L5"],"itemData":{"id":19,"type":"post-weblog","language":"sv-SE","title":"Förtydligad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 </w:instrText>
      </w:r>
      <w:r w:rsidR="001A145A" w:rsidRPr="003F7195">
        <w:rPr>
          <w:lang w:val="en-GB"/>
        </w:rPr>
        <w:fldChar w:fldCharType="separate"/>
      </w:r>
      <w:r w:rsidR="0099415B" w:rsidRPr="003F7195">
        <w:rPr>
          <w:lang w:val="en-GB"/>
        </w:rPr>
        <w:t>(15)</w:t>
      </w:r>
      <w:r w:rsidR="001A145A" w:rsidRPr="003F7195">
        <w:rPr>
          <w:lang w:val="en-GB"/>
        </w:rPr>
        <w:fldChar w:fldCharType="end"/>
      </w:r>
      <w:r w:rsidR="00165A2F" w:rsidRPr="003F7195">
        <w:rPr>
          <w:lang w:val="en-GB"/>
        </w:rPr>
        <w:t xml:space="preserve">. </w:t>
      </w:r>
    </w:p>
    <w:p w14:paraId="6D0AB8D8" w14:textId="77777777" w:rsidR="00CA65BE" w:rsidRPr="003F7195" w:rsidRDefault="00CA65BE" w:rsidP="00CA65BE">
      <w:pPr>
        <w:pStyle w:val="Brdtext1"/>
        <w:rPr>
          <w:lang w:val="en-GB"/>
        </w:rPr>
      </w:pPr>
    </w:p>
    <w:p w14:paraId="74E89EBF" w14:textId="1F0EADEA" w:rsidR="00CA65BE" w:rsidRPr="003F7195" w:rsidRDefault="00CA65BE" w:rsidP="00CA65BE">
      <w:pPr>
        <w:pStyle w:val="Brdtext1"/>
        <w:rPr>
          <w:lang w:val="en-GB"/>
        </w:rPr>
      </w:pPr>
      <w:r w:rsidRPr="003F7195">
        <w:rPr>
          <w:lang w:val="en-GB"/>
        </w:rPr>
        <w:t xml:space="preserve">Patients are selected for </w:t>
      </w:r>
      <w:r w:rsidR="003515F1" w:rsidRPr="003F7195">
        <w:rPr>
          <w:lang w:val="en-GB"/>
        </w:rPr>
        <w:t xml:space="preserve">conference </w:t>
      </w:r>
      <w:r w:rsidRPr="003F7195">
        <w:rPr>
          <w:lang w:val="en-GB"/>
        </w:rPr>
        <w:t>in a multistage process with escalating levels of reviews. All cases of mortality are passed directly to conference, where the cause of death and whether it was preventable or possibly</w:t>
      </w:r>
      <w:r w:rsidR="000832D0">
        <w:rPr>
          <w:lang w:val="en-GB"/>
        </w:rPr>
        <w:t xml:space="preserve"> </w:t>
      </w:r>
      <w:r w:rsidRPr="003F7195">
        <w:rPr>
          <w:lang w:val="en-GB"/>
        </w:rPr>
        <w:t>preventable is decided</w:t>
      </w:r>
      <w:r w:rsidR="00AD22B8" w:rsidRPr="003F7195">
        <w:rPr>
          <w:lang w:val="en-GB"/>
        </w:rPr>
        <w:t>. The review is then</w:t>
      </w:r>
      <w:r w:rsidRPr="003F7195">
        <w:rPr>
          <w:lang w:val="en-GB"/>
        </w:rPr>
        <w:t xml:space="preserve"> followed by identification of OFI</w:t>
      </w:r>
      <w:r w:rsidR="003515F1" w:rsidRPr="003F7195">
        <w:rPr>
          <w:lang w:val="en-GB"/>
        </w:rPr>
        <w:t>s, which serve as a foundation for enhancement of care</w:t>
      </w:r>
      <w:r w:rsidRPr="003F7195">
        <w:rPr>
          <w:lang w:val="en-GB"/>
        </w:rPr>
        <w:t>. The review process for non-mortality poor-outcomes has been subsequently improved and formalised. In the years 2014-2017, trauma patients wer</w:t>
      </w:r>
      <w:r w:rsidR="00885461" w:rsidRPr="003F7195">
        <w:rPr>
          <w:lang w:val="en-GB"/>
        </w:rPr>
        <w:t>e somewhat randomly selected and</w:t>
      </w:r>
      <w:r w:rsidRPr="003F7195">
        <w:rPr>
          <w:lang w:val="en-GB"/>
        </w:rPr>
        <w:t xml:space="preserve"> individually reviewed by a specialised trauma nurse </w:t>
      </w:r>
      <w:r w:rsidR="00885461" w:rsidRPr="003F7195">
        <w:rPr>
          <w:lang w:val="en-GB"/>
        </w:rPr>
        <w:t xml:space="preserve">who made the call weather patients should be </w:t>
      </w:r>
      <w:r w:rsidRPr="003F7195">
        <w:rPr>
          <w:lang w:val="en-GB"/>
        </w:rPr>
        <w:t>escalated to conference.</w:t>
      </w:r>
      <w:r w:rsidR="00885461" w:rsidRPr="003F7195">
        <w:rPr>
          <w:lang w:val="en-GB"/>
        </w:rPr>
        <w:t xml:space="preserve"> </w:t>
      </w:r>
      <w:r w:rsidR="003515F1" w:rsidRPr="003F7195">
        <w:rPr>
          <w:lang w:val="en-GB"/>
        </w:rPr>
        <w:t>In 2017, the procedure was therefore formalized</w:t>
      </w:r>
      <w:r w:rsidRPr="003F7195">
        <w:rPr>
          <w:lang w:val="en-GB"/>
        </w:rPr>
        <w:t xml:space="preserve"> with the introduction of audit filters. </w:t>
      </w:r>
    </w:p>
    <w:p w14:paraId="01128D46" w14:textId="77777777" w:rsidR="00CA65BE" w:rsidRPr="003F7195" w:rsidRDefault="00CA65BE" w:rsidP="00CA65BE">
      <w:pPr>
        <w:pStyle w:val="Brdtext1"/>
        <w:rPr>
          <w:lang w:val="en-GB"/>
        </w:rPr>
      </w:pPr>
    </w:p>
    <w:p w14:paraId="1B1EED2A" w14:textId="489B4B96" w:rsidR="00CA65BE" w:rsidRDefault="00CA65BE" w:rsidP="00CA65BE">
      <w:pPr>
        <w:pStyle w:val="Brdtext1"/>
        <w:rPr>
          <w:lang w:val="en-GB"/>
        </w:rPr>
      </w:pPr>
      <w:r w:rsidRPr="003F7195">
        <w:rPr>
          <w:lang w:val="en-GB"/>
        </w:rPr>
        <w:t xml:space="preserve">Audit filters, </w:t>
      </w:r>
      <w:commentRangeStart w:id="33"/>
      <w:r w:rsidRPr="003F7195">
        <w:rPr>
          <w:lang w:val="en-GB"/>
        </w:rPr>
        <w:t xml:space="preserve">listed below, </w:t>
      </w:r>
      <w:commentRangeEnd w:id="33"/>
      <w:r w:rsidR="00C2728D">
        <w:rPr>
          <w:rStyle w:val="Kommentarsreferens"/>
          <w:bCs w:val="0"/>
          <w:lang w:val="sv-SE"/>
        </w:rPr>
        <w:commentReference w:id="33"/>
      </w:r>
      <w:r w:rsidR="003515F1" w:rsidRPr="003F7195">
        <w:rPr>
          <w:lang w:val="en-GB"/>
        </w:rPr>
        <w:t xml:space="preserve">are specified conditions that all trauma patients are </w:t>
      </w:r>
      <w:r w:rsidR="000B2F87" w:rsidRPr="003F7195">
        <w:rPr>
          <w:lang w:val="en-GB"/>
        </w:rPr>
        <w:t>automatically evaluated</w:t>
      </w:r>
      <w:r w:rsidR="003515F1" w:rsidRPr="003F7195">
        <w:rPr>
          <w:lang w:val="en-GB"/>
        </w:rPr>
        <w:t xml:space="preserve"> by</w:t>
      </w:r>
      <w:r w:rsidRPr="003F7195">
        <w:rPr>
          <w:lang w:val="en-GB"/>
        </w:rPr>
        <w:t xml:space="preserve">. All patients captured by one or more audit filters are then assessed by a nurse </w:t>
      </w:r>
      <w:r w:rsidRPr="003F7195">
        <w:rPr>
          <w:lang w:val="en-GB"/>
        </w:rPr>
        <w:lastRenderedPageBreak/>
        <w:t xml:space="preserve">who identifies possible </w:t>
      </w:r>
      <w:commentRangeStart w:id="34"/>
      <w:r w:rsidRPr="003F7195">
        <w:rPr>
          <w:lang w:val="en-GB"/>
        </w:rPr>
        <w:t xml:space="preserve">glitches </w:t>
      </w:r>
      <w:commentRangeEnd w:id="34"/>
      <w:r w:rsidR="00C2728D">
        <w:rPr>
          <w:rStyle w:val="Kommentarsreferens"/>
          <w:bCs w:val="0"/>
          <w:lang w:val="sv-SE"/>
        </w:rPr>
        <w:commentReference w:id="34"/>
      </w:r>
      <w:r w:rsidRPr="003F7195">
        <w:rPr>
          <w:lang w:val="en-GB"/>
        </w:rPr>
        <w:t xml:space="preserve">in care. </w:t>
      </w:r>
      <w:r w:rsidR="0096073B" w:rsidRPr="003F7195">
        <w:rPr>
          <w:lang w:val="en-GB"/>
        </w:rPr>
        <w:t xml:space="preserve">Patients selected </w:t>
      </w:r>
      <w:r w:rsidRPr="003F7195">
        <w:rPr>
          <w:lang w:val="en-GB"/>
        </w:rPr>
        <w:t xml:space="preserve">by the first nurse </w:t>
      </w:r>
      <w:commentRangeStart w:id="35"/>
      <w:r w:rsidRPr="003F7195">
        <w:rPr>
          <w:lang w:val="en-GB"/>
        </w:rPr>
        <w:t xml:space="preserve">are then reviewed again </w:t>
      </w:r>
      <w:commentRangeEnd w:id="35"/>
      <w:r w:rsidR="00C2728D">
        <w:rPr>
          <w:rStyle w:val="Kommentarsreferens"/>
          <w:bCs w:val="0"/>
          <w:lang w:val="sv-SE"/>
        </w:rPr>
        <w:commentReference w:id="35"/>
      </w:r>
      <w:r w:rsidRPr="003F7195">
        <w:rPr>
          <w:lang w:val="en-GB"/>
        </w:rPr>
        <w:t xml:space="preserve">in a second round by two specialised nurses. If any OFIs are identified in the second round, the patient is brought to </w:t>
      </w:r>
      <w:r w:rsidR="00165A2F" w:rsidRPr="003F7195">
        <w:rPr>
          <w:lang w:val="en-GB"/>
        </w:rPr>
        <w:t>a M&amp;M</w:t>
      </w:r>
      <w:r w:rsidRPr="003F7195">
        <w:rPr>
          <w:lang w:val="en-GB"/>
        </w:rPr>
        <w:t xml:space="preserve"> conference for a final assessment of OFIs. </w:t>
      </w:r>
      <w:r w:rsidRPr="003F7195">
        <w:rPr>
          <w:lang w:val="en-GB"/>
        </w:rPr>
        <w:fldChar w:fldCharType="begin"/>
      </w:r>
      <w:r w:rsidR="0099415B" w:rsidRPr="003F7195">
        <w:rPr>
          <w:lang w:val="en-GB"/>
        </w:rPr>
        <w:instrText xml:space="preserve"> ADDIN ZOTERO_ITEM CSL_CITATION {"citationID":"kxr9bKQZ","properties":{"formattedCitation":"(15)","plainCitation":"(15)","noteIndex":0},"citationItems":[{"id":19,"uris":["http://zotero.org/users/local/dRJOFA2S/items/RZRPJ7L5"],"itemData":{"id":19,"type":"post-weblog","language":"sv-SE","title":"Förtydligad definition av variabeln ”Genomförd dödsfallsanalys” | SweTrau","URL":"https://rcsyd.se/swetrau/blog/nyheter/fortydligad-definition-av-variabeln-genomford-dodsfallsanalys","accessed":{"date-parts":[["2023",1,19]]}}}],"schema":"https://github.com/citation-style-language/schema/raw/master/csl-citation.json"} </w:instrText>
      </w:r>
      <w:r w:rsidRPr="003F7195">
        <w:rPr>
          <w:lang w:val="en-GB"/>
        </w:rPr>
        <w:fldChar w:fldCharType="separate"/>
      </w:r>
      <w:r w:rsidR="0099415B" w:rsidRPr="003F7195">
        <w:rPr>
          <w:lang w:val="en-GB"/>
        </w:rPr>
        <w:t>(15)</w:t>
      </w:r>
      <w:r w:rsidRPr="003F7195">
        <w:rPr>
          <w:lang w:val="en-GB"/>
        </w:rPr>
        <w:fldChar w:fldCharType="end"/>
      </w:r>
      <w:r w:rsidRPr="003F7195">
        <w:rPr>
          <w:lang w:val="en-GB"/>
        </w:rPr>
        <w:t xml:space="preserve">. Results from the conference are stored in the Karolinska University hospital’s local quality care database. </w:t>
      </w:r>
    </w:p>
    <w:p w14:paraId="27DC0911" w14:textId="3F548D1E" w:rsidR="00685B96" w:rsidRPr="003F7195" w:rsidRDefault="00685B96" w:rsidP="00CA65BE">
      <w:pPr>
        <w:pStyle w:val="Brdtext1"/>
        <w:rPr>
          <w:lang w:val="en-GB"/>
        </w:rPr>
      </w:pPr>
      <w:r w:rsidRPr="00937219">
        <w:rPr>
          <w:noProof/>
          <w:lang w:val="en-GB"/>
        </w:rPr>
        <w:drawing>
          <wp:inline distT="0" distB="0" distL="0" distR="0" wp14:anchorId="29B69DBA" wp14:editId="10E7006C">
            <wp:extent cx="5760085" cy="4789170"/>
            <wp:effectExtent l="0" t="0" r="0" b="0"/>
            <wp:docPr id="11" name="Bildobjekt 1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objekt 11" descr="En bild som visar diagram&#10;&#10;Automatiskt genererad beskrivning"/>
                    <pic:cNvPicPr/>
                  </pic:nvPicPr>
                  <pic:blipFill>
                    <a:blip r:embed="rId18"/>
                    <a:stretch>
                      <a:fillRect/>
                    </a:stretch>
                  </pic:blipFill>
                  <pic:spPr>
                    <a:xfrm>
                      <a:off x="0" y="0"/>
                      <a:ext cx="5760085" cy="4789170"/>
                    </a:xfrm>
                    <a:prstGeom prst="rect">
                      <a:avLst/>
                    </a:prstGeom>
                  </pic:spPr>
                </pic:pic>
              </a:graphicData>
            </a:graphic>
          </wp:inline>
        </w:drawing>
      </w:r>
    </w:p>
    <w:p w14:paraId="701B401E" w14:textId="77777777" w:rsidR="00CA65BE" w:rsidRPr="003F7195" w:rsidRDefault="00CA65BE" w:rsidP="00CA65BE">
      <w:pPr>
        <w:pStyle w:val="Brdtext1"/>
        <w:rPr>
          <w:b/>
          <w:lang w:val="en-GB"/>
        </w:rPr>
      </w:pPr>
    </w:p>
    <w:p w14:paraId="0C7D2DC4" w14:textId="0E04FAEE" w:rsidR="00CA65BE" w:rsidRPr="003F7195" w:rsidRDefault="00CA65BE" w:rsidP="00CA65BE">
      <w:pPr>
        <w:pStyle w:val="Brdtext1"/>
        <w:rPr>
          <w:b/>
          <w:lang w:val="en-GB"/>
        </w:rPr>
      </w:pPr>
      <w:r w:rsidRPr="003F7195">
        <w:rPr>
          <w:b/>
          <w:lang w:val="en-GB"/>
        </w:rPr>
        <w:t xml:space="preserve">Audit filters: </w:t>
      </w:r>
    </w:p>
    <w:p w14:paraId="395172F3" w14:textId="6D0B0829" w:rsidR="00CA65BE" w:rsidRPr="003F7195" w:rsidRDefault="00CA65BE" w:rsidP="00CA65BE">
      <w:pPr>
        <w:pStyle w:val="Brdtext1"/>
        <w:numPr>
          <w:ilvl w:val="0"/>
          <w:numId w:val="1"/>
        </w:numPr>
        <w:rPr>
          <w:lang w:val="en-GB"/>
        </w:rPr>
      </w:pPr>
      <w:r w:rsidRPr="003F7195">
        <w:rPr>
          <w:lang w:val="en-GB"/>
        </w:rPr>
        <w:t xml:space="preserve">Systolic blood pressure </w:t>
      </w:r>
      <w:r w:rsidR="00E6248D" w:rsidRPr="003F7195">
        <w:rPr>
          <w:lang w:val="en-GB"/>
        </w:rPr>
        <w:t>&lt;</w:t>
      </w:r>
      <w:r w:rsidRPr="003F7195">
        <w:rPr>
          <w:lang w:val="en-GB"/>
        </w:rPr>
        <w:t xml:space="preserve"> 90</w:t>
      </w:r>
    </w:p>
    <w:p w14:paraId="04B39758" w14:textId="7311698D" w:rsidR="00CA65BE" w:rsidRPr="003F7195" w:rsidRDefault="00CA65BE" w:rsidP="00CA65BE">
      <w:pPr>
        <w:pStyle w:val="Brdtext1"/>
        <w:numPr>
          <w:ilvl w:val="0"/>
          <w:numId w:val="1"/>
        </w:numPr>
        <w:rPr>
          <w:lang w:val="en-GB"/>
        </w:rPr>
      </w:pPr>
      <w:r w:rsidRPr="003F7195">
        <w:rPr>
          <w:lang w:val="en-GB"/>
        </w:rPr>
        <w:t xml:space="preserve">Glasgow coma scale </w:t>
      </w:r>
      <w:r w:rsidR="00E6248D" w:rsidRPr="003F7195">
        <w:rPr>
          <w:lang w:val="en-GB"/>
        </w:rPr>
        <w:t>&lt;</w:t>
      </w:r>
      <w:r w:rsidRPr="003F7195">
        <w:rPr>
          <w:lang w:val="en-GB"/>
        </w:rPr>
        <w:t xml:space="preserve"> 9 and not intubated.</w:t>
      </w:r>
    </w:p>
    <w:p w14:paraId="78C1ADE2" w14:textId="411D9CA6" w:rsidR="00CA65BE" w:rsidRPr="003F7195" w:rsidRDefault="00CA65BE" w:rsidP="00CA65BE">
      <w:pPr>
        <w:pStyle w:val="Brdtext1"/>
        <w:numPr>
          <w:ilvl w:val="0"/>
          <w:numId w:val="1"/>
        </w:numPr>
        <w:rPr>
          <w:lang w:val="en-GB"/>
        </w:rPr>
      </w:pPr>
      <w:r w:rsidRPr="003F7195">
        <w:rPr>
          <w:lang w:val="en-GB"/>
        </w:rPr>
        <w:t xml:space="preserve">Injury severity score </w:t>
      </w:r>
      <w:r w:rsidR="00E6248D" w:rsidRPr="003F7195">
        <w:rPr>
          <w:lang w:val="en-GB"/>
        </w:rPr>
        <w:t>&gt;</w:t>
      </w:r>
      <w:r w:rsidRPr="003F7195">
        <w:rPr>
          <w:lang w:val="en-GB"/>
        </w:rPr>
        <w:t xml:space="preserve"> 15 but not admitted to the intensive care unit</w:t>
      </w:r>
    </w:p>
    <w:p w14:paraId="3938A9AB" w14:textId="0F79AFD1" w:rsidR="00CA65BE" w:rsidRPr="003F7195" w:rsidRDefault="00CA65BE" w:rsidP="00CA65BE">
      <w:pPr>
        <w:pStyle w:val="Brdtext1"/>
        <w:numPr>
          <w:ilvl w:val="0"/>
          <w:numId w:val="1"/>
        </w:numPr>
        <w:rPr>
          <w:lang w:val="en-GB"/>
        </w:rPr>
      </w:pPr>
      <w:r w:rsidRPr="003F7195">
        <w:rPr>
          <w:lang w:val="en-GB"/>
        </w:rPr>
        <w:t>Time to acute intervention</w:t>
      </w:r>
      <w:r w:rsidR="00E6248D" w:rsidRPr="003F7195">
        <w:rPr>
          <w:lang w:val="en-GB"/>
        </w:rPr>
        <w:t xml:space="preserve"> &gt;</w:t>
      </w:r>
      <w:r w:rsidRPr="003F7195">
        <w:rPr>
          <w:lang w:val="en-GB"/>
        </w:rPr>
        <w:t xml:space="preserve"> 60 minutes from arrival to hospital</w:t>
      </w:r>
    </w:p>
    <w:p w14:paraId="4DD1D49F" w14:textId="7E8A8FD5" w:rsidR="00CA65BE" w:rsidRPr="003F7195" w:rsidRDefault="00CA65BE" w:rsidP="00CA65BE">
      <w:pPr>
        <w:pStyle w:val="Brdtext1"/>
        <w:numPr>
          <w:ilvl w:val="0"/>
          <w:numId w:val="1"/>
        </w:numPr>
        <w:rPr>
          <w:lang w:val="en-GB"/>
        </w:rPr>
      </w:pPr>
      <w:r w:rsidRPr="003F7195">
        <w:rPr>
          <w:lang w:val="en-GB"/>
        </w:rPr>
        <w:t xml:space="preserve">Time to computed tomography </w:t>
      </w:r>
      <w:r w:rsidR="00E6248D" w:rsidRPr="003F7195">
        <w:rPr>
          <w:lang w:val="en-GB"/>
        </w:rPr>
        <w:t>&gt;</w:t>
      </w:r>
      <w:r w:rsidRPr="003F7195">
        <w:rPr>
          <w:lang w:val="en-GB"/>
        </w:rPr>
        <w:t xml:space="preserve"> 30 minutes from arrival to </w:t>
      </w:r>
      <w:r w:rsidR="00F6578A" w:rsidRPr="003F7195">
        <w:rPr>
          <w:lang w:val="en-GB"/>
        </w:rPr>
        <w:t>hospital.</w:t>
      </w:r>
    </w:p>
    <w:p w14:paraId="05D6A6E4" w14:textId="4FDE1E06" w:rsidR="00CA65BE" w:rsidRPr="003F7195" w:rsidRDefault="00CA65BE" w:rsidP="00CA65BE">
      <w:pPr>
        <w:pStyle w:val="Brdtext1"/>
        <w:numPr>
          <w:ilvl w:val="0"/>
          <w:numId w:val="1"/>
        </w:numPr>
        <w:rPr>
          <w:lang w:val="en-GB"/>
        </w:rPr>
      </w:pPr>
      <w:r w:rsidRPr="003F7195">
        <w:rPr>
          <w:lang w:val="en-GB"/>
        </w:rPr>
        <w:t xml:space="preserve">No anticoagulant therapy within 72 hours after </w:t>
      </w:r>
      <w:r w:rsidR="00CF36E6">
        <w:rPr>
          <w:lang w:val="en-GB"/>
        </w:rPr>
        <w:t>TBI</w:t>
      </w:r>
    </w:p>
    <w:p w14:paraId="16CD251D" w14:textId="77777777" w:rsidR="00CA65BE" w:rsidRPr="003F7195" w:rsidRDefault="00CA65BE" w:rsidP="00CA65BE">
      <w:pPr>
        <w:pStyle w:val="Brdtext1"/>
        <w:numPr>
          <w:ilvl w:val="0"/>
          <w:numId w:val="1"/>
        </w:numPr>
        <w:rPr>
          <w:lang w:val="en-GB"/>
        </w:rPr>
      </w:pPr>
      <w:r w:rsidRPr="003F7195">
        <w:rPr>
          <w:lang w:val="en-GB"/>
        </w:rPr>
        <w:t>The presence of cardio-pulmonary resuscitation with thoracotomy</w:t>
      </w:r>
    </w:p>
    <w:p w14:paraId="57158A6C" w14:textId="77777777" w:rsidR="00CA65BE" w:rsidRPr="003F7195" w:rsidRDefault="00CA65BE" w:rsidP="00CA65BE">
      <w:pPr>
        <w:pStyle w:val="Brdtext1"/>
        <w:numPr>
          <w:ilvl w:val="0"/>
          <w:numId w:val="1"/>
        </w:numPr>
        <w:rPr>
          <w:lang w:val="en-GB"/>
        </w:rPr>
      </w:pPr>
      <w:r w:rsidRPr="003F7195">
        <w:rPr>
          <w:lang w:val="en-GB"/>
        </w:rPr>
        <w:t>The presence of a liver or spleen injury</w:t>
      </w:r>
    </w:p>
    <w:p w14:paraId="706C369C" w14:textId="12F34E14" w:rsidR="00CA65BE" w:rsidRPr="003F7195" w:rsidRDefault="00CA65BE" w:rsidP="00CA65BE">
      <w:pPr>
        <w:pStyle w:val="Brdtext1"/>
        <w:numPr>
          <w:ilvl w:val="0"/>
          <w:numId w:val="1"/>
        </w:numPr>
        <w:rPr>
          <w:lang w:val="en-GB"/>
        </w:rPr>
      </w:pPr>
      <w:r w:rsidRPr="003F7195">
        <w:rPr>
          <w:lang w:val="en-GB"/>
        </w:rPr>
        <w:lastRenderedPageBreak/>
        <w:t>Massive transfusion, defined as 10 or more units of packed red blood cells within 24 hours.</w:t>
      </w:r>
    </w:p>
    <w:p w14:paraId="73729682" w14:textId="77777777" w:rsidR="00CA65BE" w:rsidRPr="003F7195" w:rsidRDefault="00CA65BE" w:rsidP="00CA65BE">
      <w:pPr>
        <w:pStyle w:val="Brdtext1"/>
        <w:rPr>
          <w:b/>
          <w:lang w:val="en-GB"/>
        </w:rPr>
      </w:pPr>
    </w:p>
    <w:p w14:paraId="0277F5A9" w14:textId="3C8C7508" w:rsidR="00CA65BE" w:rsidRPr="003F7195" w:rsidRDefault="00CA65BE" w:rsidP="00CA65BE">
      <w:pPr>
        <w:pStyle w:val="Brdtext1"/>
        <w:rPr>
          <w:b/>
          <w:lang w:val="en-GB"/>
        </w:rPr>
      </w:pPr>
      <w:r w:rsidRPr="003F7195">
        <w:rPr>
          <w:b/>
          <w:lang w:val="en-GB"/>
        </w:rPr>
        <w:t>Study population</w:t>
      </w:r>
    </w:p>
    <w:p w14:paraId="4F1818F4" w14:textId="77777777" w:rsidR="00CA65BE" w:rsidRPr="003F7195" w:rsidRDefault="00CA65BE" w:rsidP="00CA65BE">
      <w:pPr>
        <w:pStyle w:val="Brdtext1"/>
        <w:rPr>
          <w:lang w:val="en-GB"/>
        </w:rPr>
      </w:pPr>
      <w:r w:rsidRPr="003F7195">
        <w:rPr>
          <w:lang w:val="en-GB"/>
        </w:rPr>
        <w:t xml:space="preserve">We studied data of patients registered in both the Swedish trauma registry from </w:t>
      </w:r>
      <w:proofErr w:type="spellStart"/>
      <w:r w:rsidRPr="003F7195">
        <w:rPr>
          <w:lang w:val="en-GB"/>
        </w:rPr>
        <w:t>SweTrau</w:t>
      </w:r>
      <w:proofErr w:type="spellEnd"/>
      <w:r w:rsidRPr="003F7195">
        <w:rPr>
          <w:lang w:val="en-GB"/>
        </w:rPr>
        <w:t xml:space="preserve"> and the trauma quality data base at the Karolinska University hospital meeting the following criteria:</w:t>
      </w:r>
    </w:p>
    <w:p w14:paraId="6A822A33" w14:textId="593FEF7D" w:rsidR="00CA65BE" w:rsidRPr="003F7195" w:rsidRDefault="00CA65BE" w:rsidP="00CA65BE">
      <w:pPr>
        <w:pStyle w:val="Brdtext1"/>
        <w:numPr>
          <w:ilvl w:val="0"/>
          <w:numId w:val="2"/>
        </w:numPr>
        <w:rPr>
          <w:lang w:val="en-GB"/>
        </w:rPr>
      </w:pPr>
      <w:r w:rsidRPr="003F7195">
        <w:rPr>
          <w:lang w:val="en-GB"/>
        </w:rPr>
        <w:t>Older than 15 year</w:t>
      </w:r>
      <w:r w:rsidR="00C65905" w:rsidRPr="003F7195">
        <w:rPr>
          <w:lang w:val="en-GB"/>
        </w:rPr>
        <w:t>s</w:t>
      </w:r>
    </w:p>
    <w:p w14:paraId="1E99C40A" w14:textId="1D6315B8" w:rsidR="00CA65BE" w:rsidRPr="003F7195" w:rsidRDefault="00CA65BE" w:rsidP="00CA65BE">
      <w:pPr>
        <w:pStyle w:val="Brdtext1"/>
        <w:numPr>
          <w:ilvl w:val="0"/>
          <w:numId w:val="2"/>
        </w:numPr>
        <w:rPr>
          <w:lang w:val="en-GB"/>
        </w:rPr>
      </w:pPr>
      <w:r w:rsidRPr="003F7195">
        <w:rPr>
          <w:lang w:val="en-GB"/>
        </w:rPr>
        <w:t xml:space="preserve">A NISS &gt; over 15 </w:t>
      </w:r>
    </w:p>
    <w:p w14:paraId="511199CD" w14:textId="32073157" w:rsidR="006149D6" w:rsidRPr="006149D6" w:rsidRDefault="00CA65BE" w:rsidP="006149D6">
      <w:pPr>
        <w:pStyle w:val="Brdtext1"/>
        <w:numPr>
          <w:ilvl w:val="0"/>
          <w:numId w:val="2"/>
        </w:numPr>
        <w:rPr>
          <w:lang w:val="en-GB"/>
        </w:rPr>
      </w:pPr>
      <w:r w:rsidRPr="003F7195">
        <w:rPr>
          <w:lang w:val="en-GB"/>
        </w:rPr>
        <w:t>Being reviewed at an M&amp;M conference</w:t>
      </w:r>
    </w:p>
    <w:p w14:paraId="49E13743" w14:textId="77777777" w:rsidR="005749C8" w:rsidRPr="003F7195" w:rsidRDefault="005749C8" w:rsidP="000D4071">
      <w:pPr>
        <w:pStyle w:val="Brdtext1"/>
        <w:rPr>
          <w:lang w:val="en-GB"/>
        </w:rPr>
      </w:pPr>
    </w:p>
    <w:p w14:paraId="69EA1059" w14:textId="77777777" w:rsidR="00CA65BE" w:rsidRPr="003F7195" w:rsidRDefault="00CA65BE" w:rsidP="00CA65BE">
      <w:pPr>
        <w:pStyle w:val="Brdtext1"/>
        <w:rPr>
          <w:b/>
          <w:lang w:val="en-GB"/>
        </w:rPr>
      </w:pPr>
      <w:r w:rsidRPr="003F7195">
        <w:rPr>
          <w:b/>
          <w:lang w:val="en-GB"/>
        </w:rPr>
        <w:t xml:space="preserve">Variables </w:t>
      </w:r>
    </w:p>
    <w:p w14:paraId="1CBA344C" w14:textId="76E70DEE" w:rsidR="002B7585" w:rsidRDefault="00CA65BE" w:rsidP="00CA65BE">
      <w:pPr>
        <w:pStyle w:val="Brdtext1"/>
        <w:rPr>
          <w:lang w:val="en-GB"/>
        </w:rPr>
      </w:pPr>
      <w:r w:rsidRPr="003F7195">
        <w:rPr>
          <w:lang w:val="en-GB"/>
        </w:rPr>
        <w:t>The outcome</w:t>
      </w:r>
      <w:r w:rsidR="00D61C4A">
        <w:rPr>
          <w:lang w:val="en-GB"/>
        </w:rPr>
        <w:t>/</w:t>
      </w:r>
      <w:r w:rsidR="00922F95">
        <w:rPr>
          <w:lang w:val="en-GB"/>
        </w:rPr>
        <w:t>dependent</w:t>
      </w:r>
      <w:r w:rsidR="00D61C4A">
        <w:rPr>
          <w:lang w:val="en-GB"/>
        </w:rPr>
        <w:t xml:space="preserve"> variable</w:t>
      </w:r>
      <w:r w:rsidR="00922F95">
        <w:rPr>
          <w:lang w:val="en-GB"/>
        </w:rPr>
        <w:t xml:space="preserve"> </w:t>
      </w:r>
      <w:r w:rsidR="00A35719" w:rsidRPr="003F7195">
        <w:rPr>
          <w:lang w:val="en-GB"/>
        </w:rPr>
        <w:t>was</w:t>
      </w:r>
      <w:r w:rsidRPr="003F7195">
        <w:rPr>
          <w:lang w:val="en-GB"/>
        </w:rPr>
        <w:t xml:space="preserve"> opportunities for improvements (OFI)</w:t>
      </w:r>
      <w:r w:rsidR="00956F82" w:rsidRPr="003F7195">
        <w:rPr>
          <w:lang w:val="en-GB"/>
        </w:rPr>
        <w:t xml:space="preserve"> </w:t>
      </w:r>
      <w:r w:rsidRPr="003F7195">
        <w:rPr>
          <w:lang w:val="en-GB"/>
        </w:rPr>
        <w:t>detected by the M&amp;M teams at the Karolinska University hospital.</w:t>
      </w:r>
      <w:r w:rsidR="00956F82" w:rsidRPr="003F7195">
        <w:rPr>
          <w:lang w:val="en-GB"/>
        </w:rPr>
        <w:t xml:space="preserve"> </w:t>
      </w:r>
      <w:r w:rsidR="004332C9" w:rsidRPr="003F7195">
        <w:rPr>
          <w:lang w:val="en-GB"/>
        </w:rPr>
        <w:t>The OFIs were further</w:t>
      </w:r>
      <w:r w:rsidR="00956F82" w:rsidRPr="003F7195">
        <w:rPr>
          <w:lang w:val="en-GB"/>
        </w:rPr>
        <w:t xml:space="preserve"> grouped into </w:t>
      </w:r>
      <w:r w:rsidR="006D1CF1">
        <w:rPr>
          <w:lang w:val="en-GB"/>
        </w:rPr>
        <w:t>5</w:t>
      </w:r>
      <w:r w:rsidR="00956F82" w:rsidRPr="003F7195">
        <w:rPr>
          <w:lang w:val="en-GB"/>
        </w:rPr>
        <w:t xml:space="preserve"> categories of </w:t>
      </w:r>
      <w:r w:rsidR="00B9608A" w:rsidRPr="003F7195">
        <w:rPr>
          <w:lang w:val="en-GB"/>
        </w:rPr>
        <w:t>improvemen</w:t>
      </w:r>
      <w:r w:rsidR="004332C9" w:rsidRPr="003F7195">
        <w:rPr>
          <w:lang w:val="en-GB"/>
        </w:rPr>
        <w:t xml:space="preserve">t </w:t>
      </w:r>
      <w:r w:rsidR="00787142" w:rsidRPr="003F7195">
        <w:rPr>
          <w:lang w:val="en-GB"/>
        </w:rPr>
        <w:t>similar to</w:t>
      </w:r>
      <w:r w:rsidR="005B703A" w:rsidRPr="003F7195">
        <w:rPr>
          <w:lang w:val="en-GB"/>
        </w:rPr>
        <w:t xml:space="preserve"> </w:t>
      </w:r>
      <w:commentRangeStart w:id="36"/>
      <w:r w:rsidR="005B703A" w:rsidRPr="003F7195">
        <w:rPr>
          <w:lang w:val="en-GB"/>
        </w:rPr>
        <w:t xml:space="preserve">Teixeria et al </w:t>
      </w:r>
      <w:r w:rsidR="005B703A" w:rsidRPr="003F7195">
        <w:rPr>
          <w:lang w:val="en-GB"/>
        </w:rPr>
        <w:fldChar w:fldCharType="begin"/>
      </w:r>
      <w:r w:rsidR="005B703A" w:rsidRPr="003F7195">
        <w:rPr>
          <w:lang w:val="en-GB"/>
        </w:rPr>
        <w:instrText xml:space="preserve"> ADDIN ZOTERO_ITEM CSL_CITATION {"citationID":"JvnLJkS2","properties":{"formattedCitation":"(18)","plainCitation":"(18)","noteIndex":0},"citationItems":[{"id":131,"uris":["http://zotero.org/users/local/dRJOFA2S/items/BXJQF5W4"],"itemData":{"id":131,"type":"article-journal","container-title":"Journal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 </w:instrText>
      </w:r>
      <w:r w:rsidR="005B703A" w:rsidRPr="003F7195">
        <w:rPr>
          <w:lang w:val="en-GB"/>
        </w:rPr>
        <w:fldChar w:fldCharType="separate"/>
      </w:r>
      <w:r w:rsidR="005B703A" w:rsidRPr="003F7195">
        <w:rPr>
          <w:lang w:val="en-GB"/>
        </w:rPr>
        <w:t>(18)</w:t>
      </w:r>
      <w:r w:rsidR="005B703A" w:rsidRPr="003F7195">
        <w:rPr>
          <w:lang w:val="en-GB"/>
        </w:rPr>
        <w:fldChar w:fldCharType="end"/>
      </w:r>
      <w:r w:rsidR="00787142" w:rsidRPr="003F7195">
        <w:rPr>
          <w:lang w:val="en-GB"/>
        </w:rPr>
        <w:t xml:space="preserve"> and </w:t>
      </w:r>
      <w:r w:rsidR="00C41EE7" w:rsidRPr="003F7195">
        <w:rPr>
          <w:lang w:val="en-GB"/>
        </w:rPr>
        <w:t xml:space="preserve">O’Reilly </w:t>
      </w:r>
      <w:r w:rsidR="00C41EE7" w:rsidRPr="003F7195">
        <w:rPr>
          <w:lang w:val="en-GB"/>
        </w:rPr>
        <w:fldChar w:fldCharType="begin"/>
      </w:r>
      <w:r w:rsidR="00C41EE7" w:rsidRPr="003F7195">
        <w:rPr>
          <w:lang w:val="en-GB"/>
        </w:rPr>
        <w:instrText xml:space="preserve"> ADDIN ZOTERO_ITEM CSL_CITATION {"citationID":"dak5HP2q","properties":{"formattedCitation":"(24)","plainCitation":"(24)","noteIndex":0},"citationItems":[{"id":72,"uris":["http://zotero.org/users/local/dRJOFA2S/items/WXERPQHE"],"itemData":{"id":72,"type":"article-journal","abstract":"Bleeding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schema":"https://github.com/citation-style-language/schema/raw/master/csl-citation.json"} </w:instrText>
      </w:r>
      <w:r w:rsidR="00C41EE7" w:rsidRPr="003F7195">
        <w:rPr>
          <w:lang w:val="en-GB"/>
        </w:rPr>
        <w:fldChar w:fldCharType="separate"/>
      </w:r>
      <w:r w:rsidR="00C41EE7" w:rsidRPr="003F7195">
        <w:rPr>
          <w:lang w:val="en-GB"/>
        </w:rPr>
        <w:t>(24)</w:t>
      </w:r>
      <w:r w:rsidR="00C41EE7" w:rsidRPr="003F7195">
        <w:rPr>
          <w:lang w:val="en-GB"/>
        </w:rPr>
        <w:fldChar w:fldCharType="end"/>
      </w:r>
      <w:commentRangeEnd w:id="36"/>
      <w:r w:rsidR="00C2728D">
        <w:rPr>
          <w:rStyle w:val="Kommentarsreferens"/>
          <w:bCs w:val="0"/>
          <w:lang w:val="sv-SE"/>
        </w:rPr>
        <w:commentReference w:id="36"/>
      </w:r>
      <w:r w:rsidR="00CB79E4">
        <w:rPr>
          <w:lang w:val="en-GB"/>
        </w:rPr>
        <w:t xml:space="preserve">, presented in table X. </w:t>
      </w:r>
      <w:r w:rsidR="00130034" w:rsidRPr="003F7195">
        <w:rPr>
          <w:lang w:val="en-GB"/>
        </w:rPr>
        <w:t xml:space="preserve"> </w:t>
      </w:r>
      <w:r w:rsidR="000751E6" w:rsidRPr="003F7195">
        <w:rPr>
          <w:lang w:val="en-GB"/>
        </w:rPr>
        <w:t>P</w:t>
      </w:r>
      <w:r w:rsidR="000B695C" w:rsidRPr="003F7195">
        <w:rPr>
          <w:lang w:val="en-GB"/>
        </w:rPr>
        <w:t>reventable</w:t>
      </w:r>
      <w:r w:rsidR="000751E6" w:rsidRPr="003F7195">
        <w:rPr>
          <w:lang w:val="en-GB"/>
        </w:rPr>
        <w:t xml:space="preserve"> death was included</w:t>
      </w:r>
      <w:r w:rsidR="00CB5C17" w:rsidRPr="003F7195">
        <w:rPr>
          <w:lang w:val="en-GB"/>
        </w:rPr>
        <w:t xml:space="preserve"> as a category</w:t>
      </w:r>
      <w:r w:rsidR="000751E6" w:rsidRPr="003F7195">
        <w:rPr>
          <w:lang w:val="en-GB"/>
        </w:rPr>
        <w:t xml:space="preserve"> for patients </w:t>
      </w:r>
      <w:r w:rsidR="00C31269" w:rsidRPr="003F7195">
        <w:rPr>
          <w:lang w:val="en-GB"/>
        </w:rPr>
        <w:t>passing within 30 days after trauma</w:t>
      </w:r>
      <w:r w:rsidR="00662A88" w:rsidRPr="003F7195">
        <w:rPr>
          <w:lang w:val="en-GB"/>
        </w:rPr>
        <w:t xml:space="preserve">. The variable </w:t>
      </w:r>
      <w:commentRangeStart w:id="37"/>
      <w:r w:rsidR="00662A88" w:rsidRPr="003F7195">
        <w:rPr>
          <w:lang w:val="en-GB"/>
        </w:rPr>
        <w:t xml:space="preserve">held true </w:t>
      </w:r>
      <w:commentRangeEnd w:id="37"/>
      <w:r w:rsidR="00C2728D">
        <w:rPr>
          <w:rStyle w:val="Kommentarsreferens"/>
          <w:bCs w:val="0"/>
          <w:lang w:val="sv-SE"/>
        </w:rPr>
        <w:commentReference w:id="37"/>
      </w:r>
      <w:r w:rsidR="00662A88" w:rsidRPr="003F7195">
        <w:rPr>
          <w:lang w:val="en-GB"/>
        </w:rPr>
        <w:t xml:space="preserve">for deaths considered either preventable or </w:t>
      </w:r>
      <w:r w:rsidR="006F2983" w:rsidRPr="003F7195">
        <w:rPr>
          <w:lang w:val="en-GB"/>
        </w:rPr>
        <w:t>potentially</w:t>
      </w:r>
      <w:r w:rsidR="00662A88" w:rsidRPr="003F7195">
        <w:rPr>
          <w:lang w:val="en-GB"/>
        </w:rPr>
        <w:t xml:space="preserve"> preventable at</w:t>
      </w:r>
      <w:r w:rsidR="006F2983" w:rsidRPr="003F7195">
        <w:rPr>
          <w:lang w:val="en-GB"/>
        </w:rPr>
        <w:t xml:space="preserve"> </w:t>
      </w:r>
      <w:r w:rsidR="00662A88" w:rsidRPr="003F7195">
        <w:rPr>
          <w:lang w:val="en-GB"/>
        </w:rPr>
        <w:t xml:space="preserve">conference. </w:t>
      </w:r>
      <w:r w:rsidR="002F1DEE">
        <w:rPr>
          <w:lang w:val="en-GB"/>
        </w:rPr>
        <w:t xml:space="preserve">Finally, </w:t>
      </w:r>
      <w:r w:rsidR="00687AE2" w:rsidRPr="003F7195">
        <w:rPr>
          <w:lang w:val="en-GB"/>
        </w:rPr>
        <w:t xml:space="preserve">“no </w:t>
      </w:r>
      <w:r w:rsidR="004C2467" w:rsidRPr="003F7195">
        <w:rPr>
          <w:lang w:val="en-GB"/>
        </w:rPr>
        <w:t>OFI</w:t>
      </w:r>
      <w:r w:rsidR="00687AE2" w:rsidRPr="003F7195">
        <w:rPr>
          <w:lang w:val="en-GB"/>
        </w:rPr>
        <w:t xml:space="preserve">”, was </w:t>
      </w:r>
      <w:r w:rsidR="00A0602F">
        <w:rPr>
          <w:lang w:val="en-GB"/>
        </w:rPr>
        <w:t xml:space="preserve">included in cases </w:t>
      </w:r>
      <w:r w:rsidR="004E4AD9">
        <w:rPr>
          <w:lang w:val="en-GB"/>
        </w:rPr>
        <w:t xml:space="preserve">where no OFIs were identified at conference. </w:t>
      </w:r>
    </w:p>
    <w:tbl>
      <w:tblPr>
        <w:tblStyle w:val="Tabellrutnt"/>
        <w:tblW w:w="9067" w:type="dxa"/>
        <w:tblLayout w:type="fixed"/>
        <w:tblLook w:val="04A0" w:firstRow="1" w:lastRow="0" w:firstColumn="1" w:lastColumn="0" w:noHBand="0" w:noVBand="1"/>
      </w:tblPr>
      <w:tblGrid>
        <w:gridCol w:w="1980"/>
        <w:gridCol w:w="1134"/>
        <w:gridCol w:w="1134"/>
        <w:gridCol w:w="1139"/>
        <w:gridCol w:w="137"/>
        <w:gridCol w:w="1422"/>
        <w:gridCol w:w="851"/>
        <w:gridCol w:w="1270"/>
      </w:tblGrid>
      <w:tr w:rsidR="007E1C37" w14:paraId="0803BB12" w14:textId="77777777" w:rsidTr="007E1C37">
        <w:trPr>
          <w:trHeight w:val="50"/>
        </w:trPr>
        <w:tc>
          <w:tcPr>
            <w:tcW w:w="9067" w:type="dxa"/>
            <w:gridSpan w:val="8"/>
            <w:tcBorders>
              <w:top w:val="nil"/>
              <w:left w:val="nil"/>
              <w:bottom w:val="single" w:sz="8" w:space="0" w:color="auto"/>
              <w:right w:val="nil"/>
            </w:tcBorders>
          </w:tcPr>
          <w:p w14:paraId="672816E8" w14:textId="2E4525A0" w:rsidR="007E1C37" w:rsidRPr="007E1C37" w:rsidRDefault="007E1C37" w:rsidP="007E1C37">
            <w:pPr>
              <w:pStyle w:val="Brdtext1"/>
              <w:jc w:val="center"/>
              <w:rPr>
                <w:b/>
                <w:bCs w:val="0"/>
                <w:sz w:val="22"/>
                <w:szCs w:val="22"/>
                <w:lang w:val="en-GB"/>
              </w:rPr>
            </w:pPr>
            <w:r w:rsidRPr="007E1C37">
              <w:rPr>
                <w:b/>
                <w:bCs w:val="0"/>
                <w:sz w:val="22"/>
                <w:szCs w:val="22"/>
                <w:lang w:val="en-GB"/>
              </w:rPr>
              <w:t>Categories of OFI</w:t>
            </w:r>
          </w:p>
        </w:tc>
      </w:tr>
      <w:tr w:rsidR="007E1C37" w14:paraId="2EAACEC0" w14:textId="77777777" w:rsidTr="00DB59F7">
        <w:trPr>
          <w:trHeight w:val="789"/>
        </w:trPr>
        <w:tc>
          <w:tcPr>
            <w:tcW w:w="1980" w:type="dxa"/>
            <w:tcBorders>
              <w:top w:val="single" w:sz="18" w:space="0" w:color="auto"/>
              <w:left w:val="nil"/>
              <w:bottom w:val="single" w:sz="6" w:space="0" w:color="auto"/>
              <w:right w:val="nil"/>
            </w:tcBorders>
          </w:tcPr>
          <w:p w14:paraId="55AC17DC" w14:textId="6D23D40E" w:rsidR="00622727" w:rsidRPr="006F73C9" w:rsidRDefault="00622727" w:rsidP="009031E5">
            <w:pPr>
              <w:pStyle w:val="Brdtext1"/>
              <w:jc w:val="center"/>
              <w:rPr>
                <w:sz w:val="22"/>
                <w:szCs w:val="22"/>
                <w:lang w:val="en-GB"/>
              </w:rPr>
            </w:pPr>
            <w:r w:rsidRPr="006F73C9">
              <w:rPr>
                <w:sz w:val="22"/>
                <w:szCs w:val="22"/>
                <w:lang w:val="en-GB"/>
              </w:rPr>
              <w:t>Judgement error</w:t>
            </w:r>
          </w:p>
        </w:tc>
        <w:tc>
          <w:tcPr>
            <w:tcW w:w="1134" w:type="dxa"/>
            <w:tcBorders>
              <w:top w:val="single" w:sz="18" w:space="0" w:color="auto"/>
              <w:left w:val="nil"/>
              <w:bottom w:val="single" w:sz="6" w:space="0" w:color="auto"/>
              <w:right w:val="nil"/>
            </w:tcBorders>
          </w:tcPr>
          <w:p w14:paraId="461C41BE" w14:textId="36310BC3" w:rsidR="00622727" w:rsidRPr="006F73C9" w:rsidRDefault="00C5063B" w:rsidP="009031E5">
            <w:pPr>
              <w:pStyle w:val="Brdtext1"/>
              <w:jc w:val="center"/>
              <w:rPr>
                <w:sz w:val="22"/>
                <w:szCs w:val="22"/>
                <w:lang w:val="en-GB"/>
              </w:rPr>
            </w:pPr>
            <w:r w:rsidRPr="006F73C9">
              <w:rPr>
                <w:sz w:val="22"/>
                <w:szCs w:val="22"/>
                <w:lang w:val="en-GB"/>
              </w:rPr>
              <w:t xml:space="preserve">Delay </w:t>
            </w:r>
          </w:p>
        </w:tc>
        <w:tc>
          <w:tcPr>
            <w:tcW w:w="1134" w:type="dxa"/>
            <w:tcBorders>
              <w:top w:val="single" w:sz="18" w:space="0" w:color="auto"/>
              <w:left w:val="nil"/>
              <w:bottom w:val="single" w:sz="6" w:space="0" w:color="auto"/>
              <w:right w:val="nil"/>
            </w:tcBorders>
          </w:tcPr>
          <w:p w14:paraId="4512E24D" w14:textId="04EB6824" w:rsidR="00622727" w:rsidRPr="006F73C9" w:rsidRDefault="00C26F64" w:rsidP="009031E5">
            <w:pPr>
              <w:pStyle w:val="Brdtext1"/>
              <w:jc w:val="center"/>
              <w:rPr>
                <w:sz w:val="22"/>
                <w:szCs w:val="22"/>
                <w:lang w:val="en-GB"/>
              </w:rPr>
            </w:pPr>
            <w:r w:rsidRPr="006F73C9">
              <w:rPr>
                <w:sz w:val="22"/>
                <w:szCs w:val="22"/>
                <w:lang w:val="en-GB"/>
              </w:rPr>
              <w:t>Missed diagnosis</w:t>
            </w:r>
          </w:p>
        </w:tc>
        <w:tc>
          <w:tcPr>
            <w:tcW w:w="1276" w:type="dxa"/>
            <w:gridSpan w:val="2"/>
            <w:tcBorders>
              <w:top w:val="single" w:sz="18" w:space="0" w:color="auto"/>
              <w:left w:val="nil"/>
              <w:bottom w:val="single" w:sz="6" w:space="0" w:color="auto"/>
              <w:right w:val="nil"/>
            </w:tcBorders>
          </w:tcPr>
          <w:p w14:paraId="00807A5F" w14:textId="74307B4C" w:rsidR="00622727" w:rsidRPr="006F73C9" w:rsidRDefault="00B70DA6" w:rsidP="009031E5">
            <w:pPr>
              <w:pStyle w:val="Brdtext1"/>
              <w:jc w:val="center"/>
              <w:rPr>
                <w:sz w:val="22"/>
                <w:szCs w:val="22"/>
                <w:lang w:val="en-GB"/>
              </w:rPr>
            </w:pPr>
            <w:r w:rsidRPr="006F73C9">
              <w:rPr>
                <w:sz w:val="22"/>
                <w:szCs w:val="22"/>
                <w:lang w:val="en-GB"/>
              </w:rPr>
              <w:t>Technical</w:t>
            </w:r>
          </w:p>
        </w:tc>
        <w:tc>
          <w:tcPr>
            <w:tcW w:w="1422" w:type="dxa"/>
            <w:tcBorders>
              <w:top w:val="single" w:sz="18" w:space="0" w:color="auto"/>
              <w:left w:val="nil"/>
              <w:bottom w:val="single" w:sz="6" w:space="0" w:color="auto"/>
              <w:right w:val="nil"/>
            </w:tcBorders>
          </w:tcPr>
          <w:p w14:paraId="5BE32C2F" w14:textId="2D35B882" w:rsidR="00622727" w:rsidRPr="006F73C9" w:rsidRDefault="00B70DA6" w:rsidP="00DB59F7">
            <w:pPr>
              <w:pStyle w:val="Brdtext1"/>
              <w:rPr>
                <w:sz w:val="22"/>
                <w:szCs w:val="22"/>
                <w:lang w:val="en-GB"/>
              </w:rPr>
            </w:pPr>
            <w:r w:rsidRPr="006F73C9">
              <w:rPr>
                <w:sz w:val="22"/>
                <w:szCs w:val="22"/>
                <w:lang w:val="en-GB"/>
              </w:rPr>
              <w:t>Other</w:t>
            </w:r>
          </w:p>
        </w:tc>
        <w:tc>
          <w:tcPr>
            <w:tcW w:w="851" w:type="dxa"/>
            <w:tcBorders>
              <w:top w:val="single" w:sz="18" w:space="0" w:color="auto"/>
              <w:left w:val="nil"/>
              <w:bottom w:val="single" w:sz="6" w:space="0" w:color="auto"/>
              <w:right w:val="nil"/>
            </w:tcBorders>
          </w:tcPr>
          <w:p w14:paraId="3522DE38" w14:textId="4E3E5C34" w:rsidR="00622727" w:rsidRPr="006F73C9" w:rsidRDefault="00B70DA6" w:rsidP="009031E5">
            <w:pPr>
              <w:pStyle w:val="Brdtext1"/>
              <w:jc w:val="center"/>
              <w:rPr>
                <w:sz w:val="22"/>
                <w:szCs w:val="22"/>
                <w:lang w:val="en-GB"/>
              </w:rPr>
            </w:pPr>
            <w:r w:rsidRPr="006F73C9">
              <w:rPr>
                <w:sz w:val="22"/>
                <w:szCs w:val="22"/>
                <w:lang w:val="en-GB"/>
              </w:rPr>
              <w:t>No OFI</w:t>
            </w:r>
          </w:p>
        </w:tc>
        <w:tc>
          <w:tcPr>
            <w:tcW w:w="1270" w:type="dxa"/>
            <w:tcBorders>
              <w:top w:val="single" w:sz="18" w:space="0" w:color="auto"/>
              <w:left w:val="nil"/>
              <w:bottom w:val="single" w:sz="6" w:space="0" w:color="auto"/>
              <w:right w:val="nil"/>
            </w:tcBorders>
          </w:tcPr>
          <w:p w14:paraId="15B3D2CD" w14:textId="6F0B6B39" w:rsidR="00622727" w:rsidRPr="006F73C9" w:rsidRDefault="00B70DA6" w:rsidP="00EB0D33">
            <w:pPr>
              <w:pStyle w:val="Brdtext1"/>
              <w:jc w:val="left"/>
              <w:rPr>
                <w:sz w:val="22"/>
                <w:szCs w:val="22"/>
                <w:lang w:val="en-GB"/>
              </w:rPr>
            </w:pPr>
            <w:r w:rsidRPr="006F73C9">
              <w:rPr>
                <w:sz w:val="22"/>
                <w:szCs w:val="22"/>
                <w:lang w:val="en-GB"/>
              </w:rPr>
              <w:t>Preventable</w:t>
            </w:r>
          </w:p>
        </w:tc>
      </w:tr>
      <w:tr w:rsidR="00746736" w:rsidRPr="00E949D2" w14:paraId="20697A09" w14:textId="77777777" w:rsidTr="004774A3">
        <w:trPr>
          <w:trHeight w:val="2616"/>
        </w:trPr>
        <w:tc>
          <w:tcPr>
            <w:tcW w:w="1980" w:type="dxa"/>
            <w:tcBorders>
              <w:top w:val="single" w:sz="6" w:space="0" w:color="auto"/>
              <w:left w:val="nil"/>
              <w:bottom w:val="single" w:sz="6" w:space="0" w:color="auto"/>
              <w:right w:val="nil"/>
            </w:tcBorders>
          </w:tcPr>
          <w:p w14:paraId="4982E658" w14:textId="3A999920" w:rsidR="00C26F64" w:rsidRPr="004B59A9" w:rsidRDefault="009031E5" w:rsidP="004774A3">
            <w:pPr>
              <w:pStyle w:val="table"/>
              <w:rPr>
                <w:sz w:val="20"/>
                <w:szCs w:val="20"/>
              </w:rPr>
            </w:pPr>
            <w:r w:rsidRPr="004B59A9">
              <w:rPr>
                <w:sz w:val="20"/>
                <w:szCs w:val="20"/>
              </w:rPr>
              <w:t>Shortage of competence</w:t>
            </w:r>
          </w:p>
          <w:p w14:paraId="460497F3" w14:textId="1088D523" w:rsidR="00C26F64" w:rsidRPr="004B59A9" w:rsidRDefault="00A86795" w:rsidP="004774A3">
            <w:pPr>
              <w:pStyle w:val="table"/>
              <w:rPr>
                <w:sz w:val="20"/>
                <w:szCs w:val="20"/>
              </w:rPr>
            </w:pPr>
            <w:r w:rsidRPr="004B59A9">
              <w:rPr>
                <w:sz w:val="20"/>
                <w:szCs w:val="20"/>
              </w:rPr>
              <w:t>Wrong level of care</w:t>
            </w:r>
          </w:p>
          <w:p w14:paraId="576A5B3F" w14:textId="77777777" w:rsidR="004774A3" w:rsidRPr="004B59A9" w:rsidRDefault="004774A3" w:rsidP="004774A3">
            <w:pPr>
              <w:pStyle w:val="table"/>
              <w:rPr>
                <w:sz w:val="20"/>
                <w:szCs w:val="20"/>
              </w:rPr>
            </w:pPr>
          </w:p>
          <w:p w14:paraId="525B311D" w14:textId="36500893" w:rsidR="00C26F64" w:rsidRPr="004B59A9" w:rsidRDefault="00502086" w:rsidP="004774A3">
            <w:pPr>
              <w:pStyle w:val="table"/>
              <w:rPr>
                <w:sz w:val="20"/>
                <w:szCs w:val="20"/>
              </w:rPr>
            </w:pPr>
            <w:r w:rsidRPr="004B59A9">
              <w:rPr>
                <w:sz w:val="20"/>
                <w:szCs w:val="20"/>
              </w:rPr>
              <w:t xml:space="preserve">Problem with triage </w:t>
            </w:r>
            <w:r w:rsidR="004774A3" w:rsidRPr="004B59A9">
              <w:rPr>
                <w:sz w:val="20"/>
                <w:szCs w:val="20"/>
              </w:rPr>
              <w:t>at</w:t>
            </w:r>
            <w:r w:rsidRPr="004B59A9">
              <w:rPr>
                <w:sz w:val="20"/>
                <w:szCs w:val="20"/>
              </w:rPr>
              <w:t xml:space="preserve"> ED</w:t>
            </w:r>
          </w:p>
          <w:p w14:paraId="4E330323" w14:textId="77777777" w:rsidR="004774A3" w:rsidRPr="004B59A9" w:rsidRDefault="004774A3" w:rsidP="004774A3">
            <w:pPr>
              <w:pStyle w:val="table"/>
              <w:rPr>
                <w:sz w:val="20"/>
                <w:szCs w:val="20"/>
              </w:rPr>
            </w:pPr>
          </w:p>
          <w:p w14:paraId="786076B0" w14:textId="6DAB44BF" w:rsidR="00502086" w:rsidRPr="004B59A9" w:rsidRDefault="007D41BA" w:rsidP="004774A3">
            <w:pPr>
              <w:pStyle w:val="table"/>
              <w:rPr>
                <w:sz w:val="20"/>
                <w:szCs w:val="20"/>
              </w:rPr>
            </w:pPr>
            <w:r w:rsidRPr="004B59A9">
              <w:rPr>
                <w:sz w:val="20"/>
                <w:szCs w:val="20"/>
              </w:rPr>
              <w:t>Error in administration</w:t>
            </w:r>
            <w:r w:rsidR="00EB0D33" w:rsidRPr="004B59A9">
              <w:rPr>
                <w:sz w:val="20"/>
                <w:szCs w:val="20"/>
              </w:rPr>
              <w:t xml:space="preserve">/decision making </w:t>
            </w:r>
          </w:p>
          <w:p w14:paraId="13C8E472" w14:textId="77777777" w:rsidR="007D41BA" w:rsidRPr="004B59A9" w:rsidRDefault="007D41BA" w:rsidP="004774A3">
            <w:pPr>
              <w:pStyle w:val="table"/>
              <w:rPr>
                <w:sz w:val="20"/>
                <w:szCs w:val="20"/>
              </w:rPr>
            </w:pPr>
          </w:p>
          <w:p w14:paraId="4C8DFE7A" w14:textId="77777777" w:rsidR="00A86795" w:rsidRPr="004B59A9" w:rsidRDefault="00A86795" w:rsidP="004774A3">
            <w:pPr>
              <w:pStyle w:val="table"/>
              <w:rPr>
                <w:sz w:val="20"/>
                <w:szCs w:val="20"/>
              </w:rPr>
            </w:pPr>
          </w:p>
          <w:p w14:paraId="7C3EA7A0" w14:textId="77777777" w:rsidR="009031E5" w:rsidRPr="004B59A9" w:rsidRDefault="009031E5" w:rsidP="004774A3">
            <w:pPr>
              <w:pStyle w:val="table"/>
              <w:rPr>
                <w:sz w:val="20"/>
                <w:szCs w:val="20"/>
              </w:rPr>
            </w:pPr>
          </w:p>
          <w:p w14:paraId="3EBD680B" w14:textId="475639EB" w:rsidR="009031E5" w:rsidRPr="004B59A9" w:rsidRDefault="009031E5" w:rsidP="004774A3">
            <w:pPr>
              <w:pStyle w:val="table"/>
              <w:rPr>
                <w:sz w:val="20"/>
                <w:szCs w:val="20"/>
              </w:rPr>
            </w:pPr>
          </w:p>
        </w:tc>
        <w:tc>
          <w:tcPr>
            <w:tcW w:w="1134" w:type="dxa"/>
            <w:tcBorders>
              <w:top w:val="single" w:sz="6" w:space="0" w:color="auto"/>
              <w:left w:val="nil"/>
              <w:bottom w:val="single" w:sz="6" w:space="0" w:color="auto"/>
              <w:right w:val="nil"/>
            </w:tcBorders>
          </w:tcPr>
          <w:p w14:paraId="034D381B" w14:textId="0441CE40" w:rsidR="00622727" w:rsidRPr="004B59A9" w:rsidRDefault="00C26F64" w:rsidP="004774A3">
            <w:pPr>
              <w:pStyle w:val="table"/>
              <w:rPr>
                <w:sz w:val="20"/>
                <w:szCs w:val="20"/>
              </w:rPr>
            </w:pPr>
            <w:r w:rsidRPr="004B59A9">
              <w:rPr>
                <w:sz w:val="20"/>
                <w:szCs w:val="20"/>
              </w:rPr>
              <w:t>Long time to operation</w:t>
            </w:r>
          </w:p>
        </w:tc>
        <w:tc>
          <w:tcPr>
            <w:tcW w:w="1134" w:type="dxa"/>
            <w:tcBorders>
              <w:top w:val="single" w:sz="6" w:space="0" w:color="auto"/>
              <w:left w:val="nil"/>
              <w:bottom w:val="single" w:sz="6" w:space="0" w:color="auto"/>
              <w:right w:val="nil"/>
            </w:tcBorders>
          </w:tcPr>
          <w:p w14:paraId="0CB9239E" w14:textId="15438658" w:rsidR="00FD2EFD" w:rsidRPr="004B59A9" w:rsidRDefault="00B70DA6" w:rsidP="004774A3">
            <w:pPr>
              <w:pStyle w:val="table"/>
              <w:rPr>
                <w:sz w:val="20"/>
                <w:szCs w:val="20"/>
              </w:rPr>
            </w:pPr>
            <w:r w:rsidRPr="004B59A9">
              <w:rPr>
                <w:sz w:val="20"/>
                <w:szCs w:val="20"/>
              </w:rPr>
              <w:t>Missed injury</w:t>
            </w:r>
          </w:p>
          <w:p w14:paraId="6EE4D119" w14:textId="77777777" w:rsidR="004774A3" w:rsidRPr="004B59A9" w:rsidRDefault="004774A3" w:rsidP="004774A3">
            <w:pPr>
              <w:pStyle w:val="table"/>
              <w:rPr>
                <w:sz w:val="20"/>
                <w:szCs w:val="20"/>
              </w:rPr>
            </w:pPr>
          </w:p>
          <w:p w14:paraId="446E0993" w14:textId="671B5A85" w:rsidR="00B70DA6" w:rsidRPr="004B59A9" w:rsidRDefault="00B70DA6" w:rsidP="004774A3">
            <w:pPr>
              <w:pStyle w:val="table"/>
              <w:rPr>
                <w:sz w:val="20"/>
                <w:szCs w:val="20"/>
              </w:rPr>
            </w:pPr>
            <w:r w:rsidRPr="004B59A9">
              <w:rPr>
                <w:sz w:val="20"/>
                <w:szCs w:val="20"/>
              </w:rPr>
              <w:t>Long time to CT</w:t>
            </w:r>
          </w:p>
        </w:tc>
        <w:tc>
          <w:tcPr>
            <w:tcW w:w="1139" w:type="dxa"/>
            <w:tcBorders>
              <w:top w:val="single" w:sz="6" w:space="0" w:color="auto"/>
              <w:left w:val="nil"/>
              <w:bottom w:val="single" w:sz="6" w:space="0" w:color="auto"/>
              <w:right w:val="nil"/>
            </w:tcBorders>
          </w:tcPr>
          <w:p w14:paraId="4C7214DC" w14:textId="70769A4F" w:rsidR="00622727" w:rsidRPr="004B59A9" w:rsidRDefault="00B70DA6" w:rsidP="004774A3">
            <w:pPr>
              <w:pStyle w:val="table"/>
              <w:rPr>
                <w:sz w:val="20"/>
                <w:szCs w:val="20"/>
              </w:rPr>
            </w:pPr>
            <w:r w:rsidRPr="004B59A9">
              <w:rPr>
                <w:sz w:val="20"/>
                <w:szCs w:val="20"/>
              </w:rPr>
              <w:t xml:space="preserve">Error in logistics or </w:t>
            </w:r>
            <w:r w:rsidR="00855459" w:rsidRPr="004B59A9">
              <w:rPr>
                <w:sz w:val="20"/>
                <w:szCs w:val="20"/>
              </w:rPr>
              <w:t xml:space="preserve">technique </w:t>
            </w:r>
          </w:p>
        </w:tc>
        <w:tc>
          <w:tcPr>
            <w:tcW w:w="1559" w:type="dxa"/>
            <w:gridSpan w:val="2"/>
            <w:tcBorders>
              <w:top w:val="single" w:sz="6" w:space="0" w:color="auto"/>
              <w:left w:val="nil"/>
              <w:bottom w:val="single" w:sz="6" w:space="0" w:color="auto"/>
              <w:right w:val="nil"/>
            </w:tcBorders>
          </w:tcPr>
          <w:p w14:paraId="66A73C9A" w14:textId="44FEA49B" w:rsidR="00622727" w:rsidRPr="004B59A9" w:rsidRDefault="00855459" w:rsidP="004774A3">
            <w:pPr>
              <w:pStyle w:val="table"/>
              <w:rPr>
                <w:sz w:val="20"/>
                <w:szCs w:val="20"/>
              </w:rPr>
            </w:pPr>
            <w:r w:rsidRPr="004B59A9">
              <w:rPr>
                <w:sz w:val="20"/>
                <w:szCs w:val="20"/>
              </w:rPr>
              <w:t>Problem with trauma criteria</w:t>
            </w:r>
            <w:r w:rsidR="00A16CB5" w:rsidRPr="004B59A9">
              <w:rPr>
                <w:sz w:val="20"/>
                <w:szCs w:val="20"/>
              </w:rPr>
              <w:t>,</w:t>
            </w:r>
          </w:p>
          <w:p w14:paraId="5834E407" w14:textId="77777777" w:rsidR="004774A3" w:rsidRPr="004B59A9" w:rsidRDefault="004774A3" w:rsidP="004774A3">
            <w:pPr>
              <w:pStyle w:val="table"/>
              <w:rPr>
                <w:sz w:val="20"/>
                <w:szCs w:val="20"/>
              </w:rPr>
            </w:pPr>
          </w:p>
          <w:p w14:paraId="6A2E4731" w14:textId="5B369667" w:rsidR="00855459" w:rsidRPr="004B59A9" w:rsidRDefault="00855459" w:rsidP="004774A3">
            <w:pPr>
              <w:pStyle w:val="table"/>
              <w:rPr>
                <w:sz w:val="20"/>
                <w:szCs w:val="20"/>
              </w:rPr>
            </w:pPr>
            <w:r w:rsidRPr="004B59A9">
              <w:rPr>
                <w:sz w:val="20"/>
                <w:szCs w:val="20"/>
              </w:rPr>
              <w:t>Error in documentation</w:t>
            </w:r>
            <w:r w:rsidR="00A16CB5" w:rsidRPr="004B59A9">
              <w:rPr>
                <w:sz w:val="20"/>
                <w:szCs w:val="20"/>
              </w:rPr>
              <w:t>,</w:t>
            </w:r>
          </w:p>
          <w:p w14:paraId="6C3D8FB5" w14:textId="77777777" w:rsidR="004774A3" w:rsidRPr="004B59A9" w:rsidRDefault="004774A3" w:rsidP="004774A3">
            <w:pPr>
              <w:pStyle w:val="table"/>
              <w:rPr>
                <w:sz w:val="20"/>
                <w:szCs w:val="20"/>
              </w:rPr>
            </w:pPr>
          </w:p>
          <w:p w14:paraId="5B4E776A" w14:textId="055E0622" w:rsidR="00855459" w:rsidRPr="004B59A9" w:rsidRDefault="00855459" w:rsidP="004774A3">
            <w:pPr>
              <w:pStyle w:val="table"/>
              <w:rPr>
                <w:sz w:val="20"/>
                <w:szCs w:val="20"/>
              </w:rPr>
            </w:pPr>
            <w:r w:rsidRPr="004B59A9">
              <w:rPr>
                <w:sz w:val="20"/>
                <w:szCs w:val="20"/>
              </w:rPr>
              <w:t>Communication</w:t>
            </w:r>
            <w:r w:rsidR="00DB59F7" w:rsidRPr="004B59A9">
              <w:rPr>
                <w:sz w:val="20"/>
                <w:szCs w:val="20"/>
              </w:rPr>
              <w:t>,</w:t>
            </w:r>
          </w:p>
          <w:p w14:paraId="041AE426" w14:textId="2BBCB810" w:rsidR="00FD2EFD" w:rsidRPr="004B59A9" w:rsidRDefault="00FD2EFD" w:rsidP="004774A3">
            <w:pPr>
              <w:pStyle w:val="table"/>
              <w:rPr>
                <w:sz w:val="20"/>
                <w:szCs w:val="20"/>
              </w:rPr>
            </w:pPr>
            <w:r w:rsidRPr="004B59A9">
              <w:rPr>
                <w:sz w:val="20"/>
                <w:szCs w:val="20"/>
              </w:rPr>
              <w:t>Problem with tertiary survey</w:t>
            </w:r>
            <w:r w:rsidR="00DB59F7" w:rsidRPr="004B59A9">
              <w:rPr>
                <w:sz w:val="20"/>
                <w:szCs w:val="20"/>
              </w:rPr>
              <w:t>,</w:t>
            </w:r>
          </w:p>
          <w:p w14:paraId="0A19A5AA" w14:textId="77777777" w:rsidR="004774A3" w:rsidRPr="004B59A9" w:rsidRDefault="004774A3" w:rsidP="004774A3">
            <w:pPr>
              <w:pStyle w:val="table"/>
              <w:rPr>
                <w:sz w:val="20"/>
                <w:szCs w:val="20"/>
              </w:rPr>
            </w:pPr>
          </w:p>
          <w:p w14:paraId="77A832A8" w14:textId="0F6AB841" w:rsidR="00FD2EFD" w:rsidRPr="004B59A9" w:rsidRDefault="00FD2EFD" w:rsidP="004774A3">
            <w:pPr>
              <w:pStyle w:val="table"/>
              <w:rPr>
                <w:sz w:val="20"/>
                <w:szCs w:val="20"/>
              </w:rPr>
            </w:pPr>
            <w:r w:rsidRPr="004B59A9">
              <w:rPr>
                <w:sz w:val="20"/>
                <w:szCs w:val="20"/>
              </w:rPr>
              <w:t>Error in routine</w:t>
            </w:r>
          </w:p>
          <w:p w14:paraId="1C19C403" w14:textId="77777777" w:rsidR="004774A3" w:rsidRPr="004B59A9" w:rsidRDefault="004774A3" w:rsidP="004774A3">
            <w:pPr>
              <w:pStyle w:val="table"/>
              <w:rPr>
                <w:sz w:val="20"/>
                <w:szCs w:val="20"/>
              </w:rPr>
            </w:pPr>
          </w:p>
          <w:p w14:paraId="08046232" w14:textId="77777777" w:rsidR="00FD2EFD" w:rsidRPr="004B59A9" w:rsidRDefault="00FD2EFD" w:rsidP="004774A3">
            <w:pPr>
              <w:pStyle w:val="table"/>
              <w:rPr>
                <w:sz w:val="20"/>
                <w:szCs w:val="20"/>
              </w:rPr>
            </w:pPr>
            <w:r w:rsidRPr="004B59A9">
              <w:rPr>
                <w:sz w:val="20"/>
                <w:szCs w:val="20"/>
              </w:rPr>
              <w:t>No neurosurgeon at site</w:t>
            </w:r>
          </w:p>
          <w:p w14:paraId="3747FE25" w14:textId="77777777" w:rsidR="004774A3" w:rsidRPr="004B59A9" w:rsidRDefault="004774A3" w:rsidP="004774A3">
            <w:pPr>
              <w:pStyle w:val="table"/>
              <w:rPr>
                <w:sz w:val="20"/>
                <w:szCs w:val="20"/>
              </w:rPr>
            </w:pPr>
          </w:p>
          <w:p w14:paraId="2BD93116" w14:textId="77777777" w:rsidR="00FD2EFD" w:rsidRPr="004B59A9" w:rsidRDefault="00FD2EFD" w:rsidP="004774A3">
            <w:pPr>
              <w:pStyle w:val="table"/>
              <w:rPr>
                <w:sz w:val="20"/>
                <w:szCs w:val="20"/>
              </w:rPr>
            </w:pPr>
            <w:r w:rsidRPr="004B59A9">
              <w:rPr>
                <w:sz w:val="20"/>
                <w:szCs w:val="20"/>
              </w:rPr>
              <w:t>Problem with resources</w:t>
            </w:r>
          </w:p>
          <w:p w14:paraId="4F971F34" w14:textId="71A396B2" w:rsidR="00E5301C" w:rsidRPr="004B59A9" w:rsidRDefault="00E5301C" w:rsidP="004774A3">
            <w:pPr>
              <w:pStyle w:val="table"/>
              <w:rPr>
                <w:sz w:val="20"/>
                <w:szCs w:val="20"/>
              </w:rPr>
            </w:pPr>
          </w:p>
        </w:tc>
        <w:tc>
          <w:tcPr>
            <w:tcW w:w="851" w:type="dxa"/>
            <w:tcBorders>
              <w:top w:val="single" w:sz="6" w:space="0" w:color="auto"/>
              <w:left w:val="nil"/>
              <w:bottom w:val="single" w:sz="6" w:space="0" w:color="auto"/>
              <w:right w:val="nil"/>
            </w:tcBorders>
          </w:tcPr>
          <w:p w14:paraId="7394DB37" w14:textId="1B5B07C7" w:rsidR="00622727" w:rsidRPr="004B59A9" w:rsidRDefault="001A34C4" w:rsidP="004774A3">
            <w:pPr>
              <w:pStyle w:val="table"/>
              <w:rPr>
                <w:sz w:val="20"/>
                <w:szCs w:val="20"/>
              </w:rPr>
            </w:pPr>
            <w:r w:rsidRPr="004B59A9">
              <w:rPr>
                <w:sz w:val="20"/>
                <w:szCs w:val="20"/>
              </w:rPr>
              <w:t xml:space="preserve">No </w:t>
            </w:r>
            <w:proofErr w:type="spellStart"/>
            <w:r w:rsidRPr="004B59A9">
              <w:rPr>
                <w:sz w:val="20"/>
                <w:szCs w:val="20"/>
              </w:rPr>
              <w:t>ofi</w:t>
            </w:r>
            <w:proofErr w:type="spellEnd"/>
            <w:r w:rsidRPr="004B59A9">
              <w:rPr>
                <w:sz w:val="20"/>
                <w:szCs w:val="20"/>
              </w:rPr>
              <w:t xml:space="preserve"> detected </w:t>
            </w:r>
          </w:p>
        </w:tc>
        <w:tc>
          <w:tcPr>
            <w:tcW w:w="1270" w:type="dxa"/>
            <w:tcBorders>
              <w:top w:val="single" w:sz="6" w:space="0" w:color="auto"/>
              <w:left w:val="nil"/>
              <w:bottom w:val="single" w:sz="6" w:space="0" w:color="auto"/>
              <w:right w:val="nil"/>
            </w:tcBorders>
          </w:tcPr>
          <w:p w14:paraId="26C7F82D" w14:textId="77777777" w:rsidR="001A34C4" w:rsidRPr="004B59A9" w:rsidRDefault="001A34C4" w:rsidP="004774A3">
            <w:pPr>
              <w:pStyle w:val="table"/>
              <w:rPr>
                <w:sz w:val="20"/>
                <w:szCs w:val="20"/>
              </w:rPr>
            </w:pPr>
            <w:r w:rsidRPr="004B59A9">
              <w:rPr>
                <w:sz w:val="20"/>
                <w:szCs w:val="20"/>
              </w:rPr>
              <w:t xml:space="preserve">Preventable </w:t>
            </w:r>
          </w:p>
          <w:p w14:paraId="30AAB834" w14:textId="6C7E1055" w:rsidR="001A34C4" w:rsidRPr="004B59A9" w:rsidRDefault="001A34C4" w:rsidP="004774A3">
            <w:pPr>
              <w:pStyle w:val="table"/>
              <w:rPr>
                <w:sz w:val="20"/>
                <w:szCs w:val="20"/>
              </w:rPr>
            </w:pPr>
            <w:r w:rsidRPr="004B59A9">
              <w:rPr>
                <w:sz w:val="20"/>
                <w:szCs w:val="20"/>
              </w:rPr>
              <w:t>Or possibly preventable death</w:t>
            </w:r>
          </w:p>
        </w:tc>
      </w:tr>
      <w:tr w:rsidR="00A528E9" w:rsidRPr="00E949D2" w14:paraId="7BE417B5" w14:textId="77777777" w:rsidTr="008F5057">
        <w:trPr>
          <w:trHeight w:val="326"/>
        </w:trPr>
        <w:tc>
          <w:tcPr>
            <w:tcW w:w="9067" w:type="dxa"/>
            <w:gridSpan w:val="8"/>
            <w:tcBorders>
              <w:top w:val="single" w:sz="6" w:space="0" w:color="auto"/>
              <w:left w:val="nil"/>
              <w:bottom w:val="single" w:sz="12" w:space="0" w:color="auto"/>
              <w:right w:val="nil"/>
            </w:tcBorders>
          </w:tcPr>
          <w:p w14:paraId="6D3741CC" w14:textId="299D4E76" w:rsidR="00A528E9" w:rsidRPr="004B59A9" w:rsidRDefault="00867380" w:rsidP="00FD2EFD">
            <w:pPr>
              <w:pStyle w:val="Brdtext1"/>
              <w:jc w:val="left"/>
              <w:rPr>
                <w:sz w:val="20"/>
                <w:szCs w:val="20"/>
                <w:lang w:val="en-GB"/>
              </w:rPr>
            </w:pPr>
            <w:r w:rsidRPr="004B59A9">
              <w:rPr>
                <w:sz w:val="20"/>
                <w:szCs w:val="20"/>
                <w:lang w:val="en-GB"/>
              </w:rPr>
              <w:t>All OFIs detected at the Karolinska University Hos</w:t>
            </w:r>
            <w:r w:rsidR="007E1C37" w:rsidRPr="004B59A9">
              <w:rPr>
                <w:sz w:val="20"/>
                <w:szCs w:val="20"/>
                <w:lang w:val="en-GB"/>
              </w:rPr>
              <w:t xml:space="preserve">pital M&amp;M conference. </w:t>
            </w:r>
          </w:p>
        </w:tc>
      </w:tr>
    </w:tbl>
    <w:p w14:paraId="53820BB6" w14:textId="74C8DE01" w:rsidR="00CA65BE" w:rsidRPr="003F7195" w:rsidRDefault="00CA65BE" w:rsidP="00CA65BE">
      <w:pPr>
        <w:pStyle w:val="Brdtext1"/>
        <w:rPr>
          <w:lang w:val="en-GB"/>
        </w:rPr>
      </w:pPr>
      <w:r w:rsidRPr="003F7195">
        <w:rPr>
          <w:lang w:val="en-GB"/>
        </w:rPr>
        <w:lastRenderedPageBreak/>
        <w:t xml:space="preserve">The </w:t>
      </w:r>
      <w:r w:rsidR="005D378F">
        <w:rPr>
          <w:lang w:val="en-GB"/>
        </w:rPr>
        <w:t>independent</w:t>
      </w:r>
      <w:r w:rsidR="00115EEE" w:rsidRPr="003F7195">
        <w:rPr>
          <w:lang w:val="en-GB"/>
        </w:rPr>
        <w:t xml:space="preserve"> variabl</w:t>
      </w:r>
      <w:r w:rsidR="00D07AC7" w:rsidRPr="003F7195">
        <w:rPr>
          <w:lang w:val="en-GB"/>
        </w:rPr>
        <w:t>es were</w:t>
      </w:r>
      <w:r w:rsidR="00115EEE" w:rsidRPr="003F7195">
        <w:rPr>
          <w:lang w:val="en-GB"/>
        </w:rPr>
        <w:t xml:space="preserve"> </w:t>
      </w:r>
      <w:r w:rsidRPr="003F7195">
        <w:rPr>
          <w:lang w:val="en-GB"/>
        </w:rPr>
        <w:t xml:space="preserve">patient cohorts grouped by </w:t>
      </w:r>
      <w:r w:rsidR="00D61C4A">
        <w:rPr>
          <w:lang w:val="en-GB"/>
        </w:rPr>
        <w:t>injury characteristics</w:t>
      </w:r>
      <w:r w:rsidR="00CB79E4">
        <w:rPr>
          <w:lang w:val="en-GB"/>
        </w:rPr>
        <w:t xml:space="preserve"> using the AIS</w:t>
      </w:r>
      <w:r w:rsidR="00BA36CB" w:rsidRPr="003F7195">
        <w:rPr>
          <w:lang w:val="en-GB"/>
        </w:rPr>
        <w:t xml:space="preserve"> grading system</w:t>
      </w:r>
      <w:commentRangeStart w:id="38"/>
      <w:r w:rsidR="00CB79E4">
        <w:rPr>
          <w:lang w:val="en-GB"/>
        </w:rPr>
        <w:t>;</w:t>
      </w:r>
      <w:r w:rsidR="00D95E33" w:rsidRPr="003F7195">
        <w:rPr>
          <w:lang w:val="en-GB"/>
        </w:rPr>
        <w:t xml:space="preserve"> </w:t>
      </w:r>
      <w:r w:rsidR="005A5775" w:rsidRPr="003F7195">
        <w:rPr>
          <w:lang w:val="en-GB"/>
        </w:rPr>
        <w:t xml:space="preserve">a seven-digit number </w:t>
      </w:r>
      <w:r w:rsidR="001406C0" w:rsidRPr="003F7195">
        <w:rPr>
          <w:lang w:val="en-GB"/>
        </w:rPr>
        <w:t xml:space="preserve">were each position </w:t>
      </w:r>
      <w:r w:rsidR="00314A96" w:rsidRPr="003F7195">
        <w:rPr>
          <w:lang w:val="en-GB"/>
        </w:rPr>
        <w:t xml:space="preserve">offers information on the injury. The first number </w:t>
      </w:r>
      <w:r w:rsidR="005F110C" w:rsidRPr="003F7195">
        <w:rPr>
          <w:lang w:val="en-GB"/>
        </w:rPr>
        <w:t>indicates the body region</w:t>
      </w:r>
      <w:r w:rsidR="00501A9F" w:rsidRPr="003F7195">
        <w:rPr>
          <w:lang w:val="en-GB"/>
        </w:rPr>
        <w:t xml:space="preserve"> </w:t>
      </w:r>
      <w:r w:rsidR="005068F9" w:rsidRPr="003F7195">
        <w:rPr>
          <w:lang w:val="en-GB"/>
        </w:rPr>
        <w:t>(</w:t>
      </w:r>
      <w:r w:rsidR="006845E8" w:rsidRPr="003F7195">
        <w:rPr>
          <w:lang w:val="en-GB"/>
        </w:rPr>
        <w:t>head, extremity etc)</w:t>
      </w:r>
      <w:r w:rsidR="005F110C" w:rsidRPr="003F7195">
        <w:rPr>
          <w:lang w:val="en-GB"/>
        </w:rPr>
        <w:t xml:space="preserve"> </w:t>
      </w:r>
      <w:r w:rsidR="00770B42" w:rsidRPr="003F7195">
        <w:rPr>
          <w:lang w:val="en-GB"/>
        </w:rPr>
        <w:t xml:space="preserve">the second </w:t>
      </w:r>
      <w:r w:rsidR="00092A9C" w:rsidRPr="003F7195">
        <w:rPr>
          <w:lang w:val="en-GB"/>
        </w:rPr>
        <w:t xml:space="preserve">type of </w:t>
      </w:r>
      <w:r w:rsidR="00770B42" w:rsidRPr="003F7195">
        <w:rPr>
          <w:lang w:val="en-GB"/>
        </w:rPr>
        <w:t xml:space="preserve">anatomic structure (muscle, </w:t>
      </w:r>
      <w:r w:rsidR="005068F9" w:rsidRPr="003F7195">
        <w:rPr>
          <w:lang w:val="en-GB"/>
        </w:rPr>
        <w:t>skeletal etc.)</w:t>
      </w:r>
      <w:r w:rsidR="006845E8" w:rsidRPr="003F7195">
        <w:rPr>
          <w:lang w:val="en-GB"/>
        </w:rPr>
        <w:t>,</w:t>
      </w:r>
      <w:r w:rsidR="00A36D07" w:rsidRPr="003F7195">
        <w:rPr>
          <w:lang w:val="en-GB"/>
        </w:rPr>
        <w:t xml:space="preserve"> the following two-digit number the specific anatomic structure (e.g. femur)</w:t>
      </w:r>
      <w:r w:rsidR="00377955" w:rsidRPr="003F7195">
        <w:rPr>
          <w:lang w:val="en-GB"/>
        </w:rPr>
        <w:t>. T</w:t>
      </w:r>
      <w:r w:rsidR="00501A9F" w:rsidRPr="003F7195">
        <w:rPr>
          <w:lang w:val="en-GB"/>
        </w:rPr>
        <w:t xml:space="preserve">he </w:t>
      </w:r>
      <w:r w:rsidR="00092A9C" w:rsidRPr="003F7195">
        <w:rPr>
          <w:lang w:val="en-GB"/>
        </w:rPr>
        <w:t xml:space="preserve">next two-digits </w:t>
      </w:r>
      <w:r w:rsidR="001C5F6D" w:rsidRPr="003F7195">
        <w:rPr>
          <w:lang w:val="en-GB"/>
        </w:rPr>
        <w:t>i</w:t>
      </w:r>
      <w:r w:rsidR="00377955" w:rsidRPr="003F7195">
        <w:rPr>
          <w:lang w:val="en-GB"/>
        </w:rPr>
        <w:t xml:space="preserve">ndicate </w:t>
      </w:r>
      <w:r w:rsidR="00092A9C" w:rsidRPr="003F7195">
        <w:rPr>
          <w:lang w:val="en-GB"/>
        </w:rPr>
        <w:t xml:space="preserve">the level of injury and the </w:t>
      </w:r>
      <w:r w:rsidR="00377955" w:rsidRPr="003F7195">
        <w:rPr>
          <w:lang w:val="en-GB"/>
        </w:rPr>
        <w:t>final</w:t>
      </w:r>
      <w:r w:rsidR="00DB2EEC" w:rsidRPr="003F7195">
        <w:rPr>
          <w:lang w:val="en-GB"/>
        </w:rPr>
        <w:t xml:space="preserve">, </w:t>
      </w:r>
      <w:r w:rsidR="00092A9C" w:rsidRPr="003F7195">
        <w:rPr>
          <w:lang w:val="en-GB"/>
        </w:rPr>
        <w:t>single number</w:t>
      </w:r>
      <w:r w:rsidR="00DB2EEC" w:rsidRPr="003F7195">
        <w:rPr>
          <w:lang w:val="en-GB"/>
        </w:rPr>
        <w:t>,</w:t>
      </w:r>
      <w:r w:rsidR="00092A9C" w:rsidRPr="003F7195">
        <w:rPr>
          <w:lang w:val="en-GB"/>
        </w:rPr>
        <w:t xml:space="preserve"> the severity. </w:t>
      </w:r>
      <w:commentRangeEnd w:id="38"/>
      <w:r w:rsidR="00C2728D">
        <w:rPr>
          <w:rStyle w:val="Kommentarsreferens"/>
          <w:bCs w:val="0"/>
          <w:lang w:val="sv-SE"/>
        </w:rPr>
        <w:commentReference w:id="38"/>
      </w:r>
      <w:r w:rsidR="00F510A8" w:rsidRPr="003F7195">
        <w:rPr>
          <w:lang w:val="en-GB"/>
        </w:rPr>
        <w:t xml:space="preserve">The </w:t>
      </w:r>
      <w:r w:rsidR="00F73013" w:rsidRPr="003F7195">
        <w:rPr>
          <w:lang w:val="en-GB"/>
        </w:rPr>
        <w:t xml:space="preserve">inclusion criteria for </w:t>
      </w:r>
      <w:r w:rsidR="00054DE4" w:rsidRPr="003F7195">
        <w:rPr>
          <w:lang w:val="en-GB"/>
        </w:rPr>
        <w:t>the four cohorts in this study are</w:t>
      </w:r>
      <w:r w:rsidR="001C5F6D" w:rsidRPr="003F7195">
        <w:rPr>
          <w:lang w:val="en-GB"/>
        </w:rPr>
        <w:t xml:space="preserve"> listed below</w:t>
      </w:r>
      <w:r w:rsidR="004769BA" w:rsidRPr="003F7195">
        <w:rPr>
          <w:lang w:val="en-GB"/>
        </w:rPr>
        <w:t xml:space="preserve"> </w:t>
      </w:r>
      <w:r w:rsidR="004769BA" w:rsidRPr="003F7195">
        <w:rPr>
          <w:lang w:val="en-GB"/>
        </w:rPr>
        <w:fldChar w:fldCharType="begin"/>
      </w:r>
      <w:r w:rsidR="004769BA" w:rsidRPr="003F7195">
        <w:rPr>
          <w:lang w:val="en-GB"/>
        </w:rPr>
        <w:instrText xml:space="preserve"> ADDIN ZOTERO_ITEM CSL_CITATION {"citationID":"hANTgrw6","properties":{"formattedCitation":"(7)","plainCitation":"(7)","noteIndex":0},"citationItems":[{"id":86,"uris":["http://zotero.org/users/local/dRJOFA2S/items/XRZXJSU2"],"itemData":{"id":86,"type":"article-journal","abstract":"To determine and to quantify outcome from injury demands that multiple factors be universally applied so that there is uniform understanding that the same outcome is understood for the same injury. It is thus important to define the variables used in any outcome assessment. Critical to defining outcomes is the need for a universal language that defines individual injuries. The abbreviated injury scale (AIS) is the only dictionary specifically designed as a system to define the severity of injuries throughout the body. In addition to a universal injury language, it provides measures of injury severity that can be used to stratify and classify injury severity in all body regions. Its revision, AIS 2005 will be discussed here.","collection-title":"Special Issue: Trauma Outcomes","container-title":"Injury","DOI":"10.1016/j.injury.2006.07.009","ISSN":"0020-1383","issue":"12","journalAbbreviation":"Injury","language":"en","page":"1083-1091","source":"ScienceDirect","title":"AIS 2005: A contemporary injury scale","title-short":"AIS 2005","volume":"37","author":[{"family":"Gennarelli","given":"Thomas A."},{"family":"Wodzin","given":"Elaine"}],"issued":{"date-parts":[["2006",12,1]]}}}],"schema":"https://github.com/citation-style-language/schema/raw/master/csl-citation.json"} </w:instrText>
      </w:r>
      <w:r w:rsidR="004769BA" w:rsidRPr="003F7195">
        <w:rPr>
          <w:lang w:val="en-GB"/>
        </w:rPr>
        <w:fldChar w:fldCharType="separate"/>
      </w:r>
      <w:r w:rsidR="004769BA" w:rsidRPr="003F7195">
        <w:rPr>
          <w:lang w:val="en-GB"/>
        </w:rPr>
        <w:t>(7)</w:t>
      </w:r>
      <w:r w:rsidR="004769BA" w:rsidRPr="003F7195">
        <w:rPr>
          <w:lang w:val="en-GB"/>
        </w:rPr>
        <w:fldChar w:fldCharType="end"/>
      </w:r>
      <w:r w:rsidR="00054DE4" w:rsidRPr="003F7195">
        <w:rPr>
          <w:lang w:val="en-GB"/>
        </w:rPr>
        <w:t xml:space="preserve">. </w:t>
      </w:r>
      <w:r w:rsidRPr="003F7195">
        <w:rPr>
          <w:lang w:val="en-GB"/>
        </w:rPr>
        <w:t xml:space="preserve"> </w:t>
      </w:r>
    </w:p>
    <w:p w14:paraId="3F0815BE" w14:textId="13416760" w:rsidR="00CA65BE" w:rsidRDefault="00CA65BE" w:rsidP="00CA65BE">
      <w:pPr>
        <w:pStyle w:val="Brdtext1"/>
        <w:numPr>
          <w:ilvl w:val="0"/>
          <w:numId w:val="5"/>
        </w:numPr>
        <w:rPr>
          <w:lang w:val="en-GB"/>
        </w:rPr>
      </w:pPr>
      <w:r w:rsidRPr="009721B8">
        <w:rPr>
          <w:b/>
          <w:bCs w:val="0"/>
          <w:lang w:val="en-GB"/>
        </w:rPr>
        <w:t>Blunt multisystem trauma:</w:t>
      </w:r>
      <w:r w:rsidRPr="003F7195">
        <w:rPr>
          <w:lang w:val="en-GB"/>
        </w:rPr>
        <w:t xml:space="preserve"> Blunt trauma with AIS ≥ 3 in at least two of the following AIS body regions: head, face, neck, thorax, abdomen, spine, or upper and lower extremities.</w:t>
      </w:r>
    </w:p>
    <w:p w14:paraId="4F9434C9" w14:textId="77777777" w:rsidR="00A107F7" w:rsidRDefault="00A107F7" w:rsidP="00A107F7">
      <w:pPr>
        <w:pStyle w:val="Brdtext1"/>
        <w:numPr>
          <w:ilvl w:val="0"/>
          <w:numId w:val="5"/>
        </w:numPr>
        <w:rPr>
          <w:lang w:val="en-GB"/>
        </w:rPr>
      </w:pPr>
      <w:r w:rsidRPr="009721B8">
        <w:rPr>
          <w:b/>
          <w:bCs w:val="0"/>
          <w:lang w:val="en-GB"/>
        </w:rPr>
        <w:t xml:space="preserve">Isolated severe </w:t>
      </w:r>
      <w:r>
        <w:rPr>
          <w:b/>
          <w:bCs w:val="0"/>
          <w:lang w:val="en-GB"/>
        </w:rPr>
        <w:t>TBI</w:t>
      </w:r>
      <w:r w:rsidRPr="009721B8">
        <w:rPr>
          <w:b/>
          <w:bCs w:val="0"/>
          <w:lang w:val="en-GB"/>
        </w:rPr>
        <w:t>:</w:t>
      </w:r>
      <w:r>
        <w:rPr>
          <w:lang w:val="en-GB"/>
        </w:rPr>
        <w:t xml:space="preserve">  Injury isolated to the area of the brain with an </w:t>
      </w:r>
      <w:r w:rsidRPr="003F7195">
        <w:rPr>
          <w:lang w:val="en-GB"/>
        </w:rPr>
        <w:t>AIS ≥ 3</w:t>
      </w:r>
      <w:r>
        <w:rPr>
          <w:lang w:val="en-GB"/>
        </w:rPr>
        <w:t xml:space="preserve"> and: </w:t>
      </w:r>
    </w:p>
    <w:p w14:paraId="03B9E268" w14:textId="7E41025C" w:rsidR="00A107F7" w:rsidRDefault="00A107F7" w:rsidP="00A107F7">
      <w:pPr>
        <w:pStyle w:val="Brdtext1"/>
        <w:numPr>
          <w:ilvl w:val="1"/>
          <w:numId w:val="5"/>
        </w:numPr>
        <w:rPr>
          <w:lang w:val="en-GB"/>
        </w:rPr>
      </w:pPr>
      <w:r>
        <w:rPr>
          <w:lang w:val="en-GB"/>
        </w:rPr>
        <w:t>A</w:t>
      </w:r>
      <w:r w:rsidR="005C24B8">
        <w:rPr>
          <w:lang w:val="en-GB"/>
        </w:rPr>
        <w:t xml:space="preserve"> pre-or in hospital</w:t>
      </w:r>
      <w:r>
        <w:rPr>
          <w:lang w:val="en-GB"/>
        </w:rPr>
        <w:t xml:space="preserve"> GCS of &lt;9 </w:t>
      </w:r>
    </w:p>
    <w:p w14:paraId="0D2F6C07" w14:textId="77777777" w:rsidR="00A107F7" w:rsidRDefault="00A107F7" w:rsidP="00A107F7">
      <w:pPr>
        <w:pStyle w:val="Brdtext1"/>
        <w:ind w:left="1364"/>
        <w:rPr>
          <w:lang w:val="en-GB"/>
        </w:rPr>
      </w:pPr>
      <w:r>
        <w:rPr>
          <w:lang w:val="en-GB"/>
        </w:rPr>
        <w:t>or</w:t>
      </w:r>
    </w:p>
    <w:p w14:paraId="26BA2E70" w14:textId="406464F4" w:rsidR="00A107F7" w:rsidRPr="00A107F7" w:rsidRDefault="005C24B8" w:rsidP="00A107F7">
      <w:pPr>
        <w:pStyle w:val="Brdtext1"/>
        <w:numPr>
          <w:ilvl w:val="1"/>
          <w:numId w:val="5"/>
        </w:numPr>
        <w:rPr>
          <w:lang w:val="en-GB"/>
        </w:rPr>
      </w:pPr>
      <w:r>
        <w:rPr>
          <w:lang w:val="en-GB"/>
        </w:rPr>
        <w:t xml:space="preserve">Pre – or in hospital intubation </w:t>
      </w:r>
    </w:p>
    <w:p w14:paraId="1E3CD353" w14:textId="5FCAA1D5" w:rsidR="007929EA" w:rsidRPr="003F7195" w:rsidRDefault="007929EA" w:rsidP="00CA65BE">
      <w:pPr>
        <w:pStyle w:val="Brdtext1"/>
        <w:numPr>
          <w:ilvl w:val="0"/>
          <w:numId w:val="5"/>
        </w:numPr>
        <w:rPr>
          <w:lang w:val="en-GB"/>
        </w:rPr>
      </w:pPr>
      <w:r w:rsidRPr="009721B8">
        <w:rPr>
          <w:b/>
          <w:bCs w:val="0"/>
          <w:lang w:val="en-GB"/>
        </w:rPr>
        <w:t xml:space="preserve">Blunt multisystem trauma without </w:t>
      </w:r>
      <w:r w:rsidR="00CF36E6">
        <w:rPr>
          <w:b/>
          <w:bCs w:val="0"/>
          <w:lang w:val="en-GB"/>
        </w:rPr>
        <w:t>TBI</w:t>
      </w:r>
      <w:r w:rsidRPr="009721B8">
        <w:rPr>
          <w:b/>
          <w:bCs w:val="0"/>
          <w:lang w:val="en-GB"/>
        </w:rPr>
        <w:t>:</w:t>
      </w:r>
      <w:r w:rsidRPr="003F7195">
        <w:rPr>
          <w:lang w:val="en-GB"/>
        </w:rPr>
        <w:t xml:space="preserve"> Blunt trauma with AIS ≥ 3 in at least two of the following AIS body regions: </w:t>
      </w:r>
      <w:r w:rsidR="0013538E">
        <w:rPr>
          <w:lang w:val="en-GB"/>
        </w:rPr>
        <w:t xml:space="preserve"> </w:t>
      </w:r>
      <w:r w:rsidR="0000189A">
        <w:rPr>
          <w:lang w:val="en-GB"/>
        </w:rPr>
        <w:t xml:space="preserve">head, </w:t>
      </w:r>
      <w:r w:rsidRPr="003F7195">
        <w:rPr>
          <w:lang w:val="en-GB"/>
        </w:rPr>
        <w:t>face, neck, thorax, abdomen, spine, or upper and lower extremities</w:t>
      </w:r>
      <w:r w:rsidR="0013538E">
        <w:rPr>
          <w:lang w:val="en-GB"/>
        </w:rPr>
        <w:t xml:space="preserve">. </w:t>
      </w:r>
      <w:r w:rsidR="00CD7B81">
        <w:rPr>
          <w:lang w:val="en-GB"/>
        </w:rPr>
        <w:t xml:space="preserve">All patients </w:t>
      </w:r>
      <w:r w:rsidR="0000189A">
        <w:rPr>
          <w:lang w:val="en-GB"/>
        </w:rPr>
        <w:t>that had injury</w:t>
      </w:r>
      <w:r w:rsidR="008E0E65">
        <w:rPr>
          <w:lang w:val="en-GB"/>
        </w:rPr>
        <w:t xml:space="preserve"> </w:t>
      </w:r>
      <w:r w:rsidR="0000189A">
        <w:rPr>
          <w:lang w:val="en-GB"/>
        </w:rPr>
        <w:t xml:space="preserve">to the head with an </w:t>
      </w:r>
      <w:r w:rsidR="0000189A" w:rsidRPr="003F7195">
        <w:rPr>
          <w:lang w:val="en-GB"/>
        </w:rPr>
        <w:t xml:space="preserve">AIS ≥ 3 </w:t>
      </w:r>
      <w:r w:rsidR="0000189A" w:rsidRPr="0000189A">
        <w:rPr>
          <w:b/>
          <w:bCs w:val="0"/>
          <w:lang w:val="en-GB"/>
        </w:rPr>
        <w:t>AND</w:t>
      </w:r>
      <w:r w:rsidR="0000189A">
        <w:rPr>
          <w:b/>
          <w:bCs w:val="0"/>
          <w:lang w:val="en-GB"/>
        </w:rPr>
        <w:t xml:space="preserve"> </w:t>
      </w:r>
      <w:r w:rsidR="0000189A">
        <w:rPr>
          <w:lang w:val="en-GB"/>
        </w:rPr>
        <w:t xml:space="preserve">a GCS&lt;9 where excluded. </w:t>
      </w:r>
    </w:p>
    <w:p w14:paraId="3805DBB0" w14:textId="77777777" w:rsidR="00CA65BE" w:rsidRDefault="00CA65BE" w:rsidP="00CA65BE">
      <w:pPr>
        <w:pStyle w:val="Brdtext1"/>
        <w:numPr>
          <w:ilvl w:val="0"/>
          <w:numId w:val="5"/>
        </w:numPr>
        <w:rPr>
          <w:lang w:val="en-GB"/>
        </w:rPr>
      </w:pPr>
      <w:r w:rsidRPr="009721B8">
        <w:rPr>
          <w:b/>
          <w:bCs w:val="0"/>
          <w:lang w:val="en-GB"/>
        </w:rPr>
        <w:t xml:space="preserve">Penetrating trauma: </w:t>
      </w:r>
      <w:r w:rsidRPr="003F7195">
        <w:rPr>
          <w:lang w:val="en-GB"/>
        </w:rPr>
        <w:t>At least one AIS ≥ 3 injury in any of the following AIS body regions: neck, thorax, and abdomen.</w:t>
      </w:r>
    </w:p>
    <w:p w14:paraId="5E11AE78" w14:textId="77777777" w:rsidR="00A107F7" w:rsidRPr="003F7195" w:rsidRDefault="00A107F7" w:rsidP="00A107F7">
      <w:pPr>
        <w:pStyle w:val="Brdtext1"/>
        <w:ind w:left="644"/>
        <w:rPr>
          <w:lang w:val="en-GB"/>
        </w:rPr>
      </w:pPr>
    </w:p>
    <w:p w14:paraId="7A55B1AC" w14:textId="51AA212C" w:rsidR="007448E0" w:rsidRDefault="004F45E1" w:rsidP="00CA65BE">
      <w:pPr>
        <w:pStyle w:val="Brdtext1"/>
        <w:rPr>
          <w:lang w:val="en-GB"/>
        </w:rPr>
      </w:pPr>
      <w:r w:rsidRPr="003F7195">
        <w:rPr>
          <w:lang w:val="en-GB"/>
        </w:rPr>
        <w:t>All patients</w:t>
      </w:r>
      <w:r w:rsidR="00741E09" w:rsidRPr="003F7195">
        <w:rPr>
          <w:lang w:val="en-GB"/>
        </w:rPr>
        <w:t xml:space="preserve"> </w:t>
      </w:r>
      <w:del w:id="39" w:author="Martin Gerdin Wärnberg" w:date="2023-04-24T20:04:00Z">
        <w:r w:rsidR="00741E09" w:rsidRPr="003F7195" w:rsidDel="00C2728D">
          <w:rPr>
            <w:lang w:val="en-GB"/>
          </w:rPr>
          <w:delText>that</w:delText>
        </w:r>
        <w:r w:rsidRPr="003F7195" w:rsidDel="00C2728D">
          <w:rPr>
            <w:lang w:val="en-GB"/>
          </w:rPr>
          <w:delText xml:space="preserve"> </w:delText>
        </w:r>
      </w:del>
      <w:ins w:id="40" w:author="Martin Gerdin Wärnberg" w:date="2023-04-24T20:04:00Z">
        <w:r w:rsidR="00C2728D">
          <w:rPr>
            <w:lang w:val="en-GB"/>
          </w:rPr>
          <w:t>who</w:t>
        </w:r>
        <w:r w:rsidR="00C2728D" w:rsidRPr="003F7195">
          <w:rPr>
            <w:lang w:val="en-GB"/>
          </w:rPr>
          <w:t xml:space="preserve"> </w:t>
        </w:r>
      </w:ins>
      <w:r w:rsidRPr="003F7195">
        <w:rPr>
          <w:lang w:val="en-GB"/>
        </w:rPr>
        <w:t xml:space="preserve">did not qualify into any of the four patient cohorts, where </w:t>
      </w:r>
      <w:del w:id="41" w:author="Martin Gerdin Wärnberg" w:date="2023-04-24T20:04:00Z">
        <w:r w:rsidR="00741E09" w:rsidRPr="003F7195" w:rsidDel="00C2728D">
          <w:rPr>
            <w:lang w:val="en-GB"/>
          </w:rPr>
          <w:delText xml:space="preserve">stored </w:delText>
        </w:r>
      </w:del>
      <w:ins w:id="42" w:author="Martin Gerdin Wärnberg" w:date="2023-04-24T20:04:00Z">
        <w:r w:rsidR="00C2728D">
          <w:rPr>
            <w:lang w:val="en-GB"/>
          </w:rPr>
          <w:t>assigned</w:t>
        </w:r>
        <w:r w:rsidR="00C2728D" w:rsidRPr="003F7195">
          <w:rPr>
            <w:lang w:val="en-GB"/>
          </w:rPr>
          <w:t xml:space="preserve"> </w:t>
        </w:r>
      </w:ins>
      <w:del w:id="43" w:author="Martin Gerdin Wärnberg" w:date="2023-04-24T20:04:00Z">
        <w:r w:rsidR="00741E09" w:rsidRPr="003F7195" w:rsidDel="00C2728D">
          <w:rPr>
            <w:lang w:val="en-GB"/>
          </w:rPr>
          <w:delText xml:space="preserve">into </w:delText>
        </w:r>
      </w:del>
      <w:r w:rsidR="00741E09" w:rsidRPr="003F7195">
        <w:rPr>
          <w:lang w:val="en-GB"/>
        </w:rPr>
        <w:t xml:space="preserve">a fifth </w:t>
      </w:r>
      <w:r w:rsidR="00F02856" w:rsidRPr="003F7195">
        <w:rPr>
          <w:lang w:val="en-GB"/>
        </w:rPr>
        <w:t>category</w:t>
      </w:r>
      <w:del w:id="44" w:author="Martin Gerdin Wärnberg" w:date="2023-04-24T20:05:00Z">
        <w:r w:rsidR="00741E09" w:rsidRPr="003F7195" w:rsidDel="00C2728D">
          <w:rPr>
            <w:lang w:val="en-GB"/>
          </w:rPr>
          <w:delText>,</w:delText>
        </w:r>
      </w:del>
      <w:ins w:id="45" w:author="Martin Gerdin Wärnberg" w:date="2023-04-24T20:05:00Z">
        <w:r w:rsidR="00C2728D">
          <w:rPr>
            <w:lang w:val="en-GB"/>
          </w:rPr>
          <w:t xml:space="preserve"> called</w:t>
        </w:r>
      </w:ins>
      <w:r w:rsidR="00741E09" w:rsidRPr="003F7195">
        <w:rPr>
          <w:lang w:val="en-GB"/>
        </w:rPr>
        <w:t xml:space="preserve"> “other cohort</w:t>
      </w:r>
      <w:r w:rsidR="00B92D98" w:rsidRPr="003F7195">
        <w:rPr>
          <w:lang w:val="en-GB"/>
        </w:rPr>
        <w:t>.”</w:t>
      </w:r>
      <w:r w:rsidR="00741E09" w:rsidRPr="003F7195">
        <w:rPr>
          <w:lang w:val="en-GB"/>
        </w:rPr>
        <w:t xml:space="preserve"> </w:t>
      </w:r>
      <w:r w:rsidR="00F63150" w:rsidRPr="003F7195">
        <w:rPr>
          <w:lang w:val="en-GB"/>
        </w:rPr>
        <w:t>G</w:t>
      </w:r>
      <w:r w:rsidR="00D96F1A" w:rsidRPr="003F7195">
        <w:rPr>
          <w:lang w:val="en-GB"/>
        </w:rPr>
        <w:t>ender, age, NISS scor</w:t>
      </w:r>
      <w:r w:rsidR="008759F8" w:rsidRPr="003F7195">
        <w:rPr>
          <w:lang w:val="en-GB"/>
        </w:rPr>
        <w:t xml:space="preserve">e were used </w:t>
      </w:r>
      <w:r w:rsidR="00F63150" w:rsidRPr="003F7195">
        <w:rPr>
          <w:lang w:val="en-GB"/>
        </w:rPr>
        <w:t xml:space="preserve">in </w:t>
      </w:r>
      <w:r w:rsidR="00B04E12">
        <w:rPr>
          <w:lang w:val="en-GB"/>
        </w:rPr>
        <w:t xml:space="preserve">an </w:t>
      </w:r>
      <w:r w:rsidR="00F63150" w:rsidRPr="003F7195">
        <w:rPr>
          <w:lang w:val="en-GB"/>
        </w:rPr>
        <w:t>a</w:t>
      </w:r>
      <w:r w:rsidR="008759F8" w:rsidRPr="003F7195">
        <w:rPr>
          <w:lang w:val="en-GB"/>
        </w:rPr>
        <w:t>djust</w:t>
      </w:r>
      <w:r w:rsidR="00F63150" w:rsidRPr="003F7195">
        <w:rPr>
          <w:lang w:val="en-GB"/>
        </w:rPr>
        <w:t xml:space="preserve">ed model. </w:t>
      </w:r>
      <w:r w:rsidR="008759F8" w:rsidRPr="003F7195">
        <w:rPr>
          <w:lang w:val="en-GB"/>
        </w:rPr>
        <w:t>All variables were categorical, except för age</w:t>
      </w:r>
      <w:r w:rsidR="00B04E12">
        <w:rPr>
          <w:lang w:val="en-GB"/>
        </w:rPr>
        <w:t xml:space="preserve"> which was numerical. </w:t>
      </w:r>
    </w:p>
    <w:p w14:paraId="0718C8F9" w14:textId="77777777" w:rsidR="00512577" w:rsidRPr="003F7195" w:rsidRDefault="00512577" w:rsidP="00CA65BE">
      <w:pPr>
        <w:pStyle w:val="Brdtext1"/>
        <w:rPr>
          <w:lang w:val="en-GB"/>
        </w:rPr>
      </w:pPr>
    </w:p>
    <w:p w14:paraId="350A0E2F" w14:textId="42B379D5" w:rsidR="00CA65BE" w:rsidRPr="003F7195" w:rsidRDefault="00CA65BE" w:rsidP="00CA65BE">
      <w:pPr>
        <w:pStyle w:val="Brdtext1"/>
        <w:rPr>
          <w:b/>
          <w:lang w:val="en-GB"/>
        </w:rPr>
      </w:pPr>
      <w:r w:rsidRPr="003F7195">
        <w:rPr>
          <w:b/>
          <w:lang w:val="en-GB"/>
        </w:rPr>
        <w:t xml:space="preserve">Data sources/measurement </w:t>
      </w:r>
    </w:p>
    <w:p w14:paraId="580FDB79" w14:textId="0BF43035" w:rsidR="00A16CB5" w:rsidRDefault="005D3A54" w:rsidP="00CA65BE">
      <w:pPr>
        <w:pStyle w:val="Brdtext1"/>
        <w:rPr>
          <w:lang w:val="en-GB"/>
        </w:rPr>
      </w:pPr>
      <w:r>
        <w:rPr>
          <w:lang w:val="en-GB"/>
        </w:rPr>
        <w:t>Data on AIS score-score</w:t>
      </w:r>
      <w:r w:rsidR="000F10D8">
        <w:rPr>
          <w:lang w:val="en-GB"/>
        </w:rPr>
        <w:t xml:space="preserve">, </w:t>
      </w:r>
      <w:r w:rsidR="00354BF0">
        <w:rPr>
          <w:lang w:val="en-GB"/>
        </w:rPr>
        <w:t xml:space="preserve">age, NISS-score, gender. </w:t>
      </w:r>
      <w:r w:rsidR="000B7CC8">
        <w:rPr>
          <w:lang w:val="en-GB"/>
        </w:rPr>
        <w:t xml:space="preserve">GCS-score and intubation was </w:t>
      </w:r>
      <w:del w:id="46" w:author="Martin Gerdin Wärnberg" w:date="2023-04-24T20:05:00Z">
        <w:r w:rsidR="000A4F67" w:rsidDel="00C2728D">
          <w:rPr>
            <w:lang w:val="en-GB"/>
          </w:rPr>
          <w:delText xml:space="preserve">provided </w:delText>
        </w:r>
      </w:del>
      <w:ins w:id="47" w:author="Martin Gerdin Wärnberg" w:date="2023-04-24T20:05:00Z">
        <w:r w:rsidR="00C2728D">
          <w:rPr>
            <w:lang w:val="en-GB"/>
          </w:rPr>
          <w:t>available</w:t>
        </w:r>
        <w:r w:rsidR="00C2728D">
          <w:rPr>
            <w:lang w:val="en-GB"/>
          </w:rPr>
          <w:t xml:space="preserve"> </w:t>
        </w:r>
      </w:ins>
      <w:r w:rsidR="000A4F67">
        <w:rPr>
          <w:lang w:val="en-GB"/>
        </w:rPr>
        <w:t xml:space="preserve">from the </w:t>
      </w:r>
      <w:proofErr w:type="spellStart"/>
      <w:r w:rsidR="000A4F67">
        <w:rPr>
          <w:lang w:val="en-GB"/>
        </w:rPr>
        <w:t>SweTrau</w:t>
      </w:r>
      <w:proofErr w:type="spellEnd"/>
      <w:r w:rsidR="000A4F67">
        <w:rPr>
          <w:lang w:val="en-GB"/>
        </w:rPr>
        <w:t xml:space="preserve"> Registry. </w:t>
      </w:r>
      <w:r w:rsidR="001F25A0">
        <w:rPr>
          <w:lang w:val="en-GB"/>
        </w:rPr>
        <w:t>The OFI variable was added from the quality</w:t>
      </w:r>
      <w:r w:rsidR="006870FD">
        <w:rPr>
          <w:lang w:val="en-GB"/>
        </w:rPr>
        <w:t xml:space="preserve"> trauma</w:t>
      </w:r>
      <w:r w:rsidR="001F25A0">
        <w:rPr>
          <w:lang w:val="en-GB"/>
        </w:rPr>
        <w:t xml:space="preserve"> </w:t>
      </w:r>
      <w:r w:rsidR="006870FD">
        <w:rPr>
          <w:lang w:val="en-GB"/>
        </w:rPr>
        <w:t xml:space="preserve">registry at the Karolinska University Hospital. </w:t>
      </w:r>
      <w:commentRangeStart w:id="48"/>
      <w:r w:rsidR="006870FD">
        <w:rPr>
          <w:lang w:val="en-GB"/>
        </w:rPr>
        <w:t xml:space="preserve">The variable is stores as a </w:t>
      </w:r>
      <w:r w:rsidR="005E5BDF">
        <w:rPr>
          <w:lang w:val="en-GB"/>
        </w:rPr>
        <w:t>binary yes/no</w:t>
      </w:r>
      <w:commentRangeEnd w:id="48"/>
      <w:r w:rsidR="00C2728D">
        <w:rPr>
          <w:rStyle w:val="Kommentarsreferens"/>
          <w:bCs w:val="0"/>
          <w:lang w:val="sv-SE"/>
        </w:rPr>
        <w:commentReference w:id="48"/>
      </w:r>
      <w:r w:rsidR="00D61C4A">
        <w:rPr>
          <w:lang w:val="en-GB"/>
        </w:rPr>
        <w:t xml:space="preserve">. Information on what </w:t>
      </w:r>
      <w:r w:rsidR="00033907">
        <w:rPr>
          <w:lang w:val="en-GB"/>
        </w:rPr>
        <w:t xml:space="preserve">area of improvement the OFI derives from is also provided. We used this to create a </w:t>
      </w:r>
      <w:r w:rsidR="00BD5E3D">
        <w:rPr>
          <w:lang w:val="en-GB"/>
        </w:rPr>
        <w:t>multilevel variable</w:t>
      </w:r>
      <w:r w:rsidR="00354BF0">
        <w:rPr>
          <w:lang w:val="en-GB"/>
        </w:rPr>
        <w:t xml:space="preserve"> with different categories of OFI. </w:t>
      </w:r>
    </w:p>
    <w:p w14:paraId="37148601" w14:textId="77777777" w:rsidR="00512577" w:rsidRDefault="00512577" w:rsidP="00CA65BE">
      <w:pPr>
        <w:pStyle w:val="Brdtext1"/>
        <w:rPr>
          <w:lang w:val="en-GB"/>
        </w:rPr>
      </w:pPr>
    </w:p>
    <w:p w14:paraId="1690CF03" w14:textId="77777777" w:rsidR="00512577" w:rsidRDefault="00512577" w:rsidP="00512577">
      <w:pPr>
        <w:pStyle w:val="Brdtext1"/>
        <w:rPr>
          <w:b/>
          <w:lang w:val="en-GB"/>
        </w:rPr>
      </w:pPr>
      <w:r w:rsidRPr="003F7195">
        <w:rPr>
          <w:b/>
          <w:lang w:val="en-GB"/>
        </w:rPr>
        <w:t xml:space="preserve">Study size </w:t>
      </w:r>
    </w:p>
    <w:p w14:paraId="3B4664AB" w14:textId="0EA29ADA" w:rsidR="00512577" w:rsidRDefault="00512577" w:rsidP="00CA65BE">
      <w:pPr>
        <w:pStyle w:val="Brdtext1"/>
        <w:rPr>
          <w:lang w:val="en-GB"/>
        </w:rPr>
      </w:pPr>
      <w:r w:rsidRPr="003F7195">
        <w:rPr>
          <w:lang w:val="en-GB"/>
        </w:rPr>
        <w:t xml:space="preserve">Of […] patients in the </w:t>
      </w:r>
      <w:proofErr w:type="spellStart"/>
      <w:r w:rsidRPr="003F7195">
        <w:rPr>
          <w:lang w:val="en-GB"/>
        </w:rPr>
        <w:t>Swe</w:t>
      </w:r>
      <w:r>
        <w:rPr>
          <w:lang w:val="en-GB"/>
        </w:rPr>
        <w:t>T</w:t>
      </w:r>
      <w:r w:rsidRPr="003F7195">
        <w:rPr>
          <w:lang w:val="en-GB"/>
        </w:rPr>
        <w:t>rau</w:t>
      </w:r>
      <w:proofErr w:type="spellEnd"/>
      <w:r w:rsidRPr="003F7195">
        <w:rPr>
          <w:lang w:val="en-GB"/>
        </w:rPr>
        <w:t xml:space="preserve"> trauma registry 2017-2022, […] </w:t>
      </w:r>
      <w:r>
        <w:rPr>
          <w:lang w:val="en-GB"/>
        </w:rPr>
        <w:t>had also been treated and assessed for OFIs at the Karolinska University hospital in accordance with</w:t>
      </w:r>
      <w:r w:rsidR="005263A0">
        <w:rPr>
          <w:lang w:val="en-GB"/>
        </w:rPr>
        <w:t xml:space="preserve"> </w:t>
      </w:r>
      <w:r>
        <w:rPr>
          <w:lang w:val="en-GB"/>
        </w:rPr>
        <w:t xml:space="preserve">standards </w:t>
      </w:r>
      <w:r w:rsidR="005263A0">
        <w:rPr>
          <w:lang w:val="en-GB"/>
        </w:rPr>
        <w:t xml:space="preserve">for M&amp;M </w:t>
      </w:r>
      <w:r w:rsidR="005263A0">
        <w:rPr>
          <w:lang w:val="en-GB"/>
        </w:rPr>
        <w:lastRenderedPageBreak/>
        <w:t xml:space="preserve">conferences </w:t>
      </w:r>
      <w:r>
        <w:rPr>
          <w:lang w:val="en-GB"/>
        </w:rPr>
        <w:t>implemented at the hospital in 2017. All patients younger than 15 were excluded, as well as patients with missing data in variables relevant to assess cohort inclusion criteria, leaving 5,974 patients eligible for study.  Table</w:t>
      </w:r>
      <w:ins w:id="49" w:author="Martin Gerdin Wärnberg" w:date="2023-04-24T20:06:00Z">
        <w:r w:rsidR="00C2728D">
          <w:rPr>
            <w:lang w:val="en-GB"/>
          </w:rPr>
          <w:t xml:space="preserve"> </w:t>
        </w:r>
      </w:ins>
      <w:del w:id="50" w:author="Martin Gerdin Wärnberg" w:date="2023-04-24T20:06:00Z">
        <w:r w:rsidDel="00C2728D">
          <w:rPr>
            <w:lang w:val="en-GB"/>
          </w:rPr>
          <w:delText>.</w:delText>
        </w:r>
      </w:del>
      <w:r>
        <w:rPr>
          <w:lang w:val="en-GB"/>
        </w:rPr>
        <w:t xml:space="preserve">1 shows numbers and distribution of missing values leading to exclusion.  </w:t>
      </w:r>
    </w:p>
    <w:p w14:paraId="7DEAED01" w14:textId="2F0CFB7E" w:rsidR="00512577" w:rsidRDefault="00A211BA" w:rsidP="00CA65BE">
      <w:pPr>
        <w:pStyle w:val="Brdtext1"/>
        <w:rPr>
          <w:lang w:val="en-GB"/>
        </w:rPr>
      </w:pPr>
      <w:r w:rsidRPr="00A211BA">
        <w:rPr>
          <w:noProof/>
          <w:lang w:val="en-GB"/>
        </w:rPr>
        <w:drawing>
          <wp:inline distT="0" distB="0" distL="0" distR="0" wp14:anchorId="2018ECDD" wp14:editId="0C4CDED4">
            <wp:extent cx="2457663" cy="1867062"/>
            <wp:effectExtent l="0" t="0" r="0" b="0"/>
            <wp:docPr id="6" name="Bildobjekt 6"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objekt 6" descr="En bild som visar bord&#10;&#10;Automatiskt genererad beskrivning"/>
                    <pic:cNvPicPr/>
                  </pic:nvPicPr>
                  <pic:blipFill>
                    <a:blip r:embed="rId19"/>
                    <a:stretch>
                      <a:fillRect/>
                    </a:stretch>
                  </pic:blipFill>
                  <pic:spPr>
                    <a:xfrm>
                      <a:off x="0" y="0"/>
                      <a:ext cx="2457663" cy="1867062"/>
                    </a:xfrm>
                    <a:prstGeom prst="rect">
                      <a:avLst/>
                    </a:prstGeom>
                  </pic:spPr>
                </pic:pic>
              </a:graphicData>
            </a:graphic>
          </wp:inline>
        </w:drawing>
      </w:r>
    </w:p>
    <w:p w14:paraId="6817978E" w14:textId="77777777" w:rsidR="005D3A54" w:rsidRPr="003F7195" w:rsidRDefault="005D3A54" w:rsidP="00CA65BE">
      <w:pPr>
        <w:pStyle w:val="Brdtext1"/>
        <w:rPr>
          <w:lang w:val="en-GB"/>
        </w:rPr>
      </w:pPr>
    </w:p>
    <w:p w14:paraId="2292AC97" w14:textId="7F1DF997" w:rsidR="004E28B3" w:rsidRPr="003F7195" w:rsidRDefault="004E28B3" w:rsidP="00CA65BE">
      <w:pPr>
        <w:pStyle w:val="Brdtext1"/>
        <w:rPr>
          <w:b/>
          <w:lang w:val="en-GB"/>
        </w:rPr>
      </w:pPr>
      <w:r w:rsidRPr="003F7195">
        <w:rPr>
          <w:b/>
          <w:lang w:val="en-GB"/>
        </w:rPr>
        <w:t>Statistics</w:t>
      </w:r>
    </w:p>
    <w:p w14:paraId="7D0C4204" w14:textId="473EC204" w:rsidR="00512577" w:rsidRDefault="00154F77" w:rsidP="00CA65BE">
      <w:pPr>
        <w:pStyle w:val="Brdtext1"/>
        <w:rPr>
          <w:bCs w:val="0"/>
          <w:lang w:val="en-GB"/>
        </w:rPr>
      </w:pPr>
      <w:r w:rsidRPr="003F7195">
        <w:rPr>
          <w:bCs w:val="0"/>
          <w:lang w:val="en-GB"/>
        </w:rPr>
        <w:t>All data was processed and analysed in statistical progr</w:t>
      </w:r>
      <w:r w:rsidR="00B734E9" w:rsidRPr="003F7195">
        <w:rPr>
          <w:bCs w:val="0"/>
          <w:lang w:val="en-GB"/>
        </w:rPr>
        <w:t xml:space="preserve">amming software R. Data from </w:t>
      </w:r>
      <w:proofErr w:type="spellStart"/>
      <w:r w:rsidR="00B734E9" w:rsidRPr="003F7195">
        <w:rPr>
          <w:bCs w:val="0"/>
          <w:lang w:val="en-GB"/>
        </w:rPr>
        <w:t>SweTrau</w:t>
      </w:r>
      <w:proofErr w:type="spellEnd"/>
      <w:r w:rsidR="00B734E9" w:rsidRPr="003F7195">
        <w:rPr>
          <w:bCs w:val="0"/>
          <w:lang w:val="en-GB"/>
        </w:rPr>
        <w:t xml:space="preserve"> and the Karolinska University trauma quality </w:t>
      </w:r>
      <w:r w:rsidR="0086339A" w:rsidRPr="003F7195">
        <w:rPr>
          <w:bCs w:val="0"/>
          <w:lang w:val="en-GB"/>
        </w:rPr>
        <w:t xml:space="preserve">registry were extracted and merged based </w:t>
      </w:r>
      <w:r w:rsidR="006774DE" w:rsidRPr="003F7195">
        <w:rPr>
          <w:bCs w:val="0"/>
          <w:lang w:val="en-GB"/>
        </w:rPr>
        <w:t>on</w:t>
      </w:r>
      <w:r w:rsidR="0086339A" w:rsidRPr="003F7195">
        <w:rPr>
          <w:bCs w:val="0"/>
          <w:lang w:val="en-GB"/>
        </w:rPr>
        <w:t xml:space="preserve"> patient id.</w:t>
      </w:r>
      <w:r w:rsidR="00A66726" w:rsidRPr="003F7195">
        <w:rPr>
          <w:bCs w:val="0"/>
          <w:lang w:val="en-GB"/>
        </w:rPr>
        <w:t xml:space="preserve"> </w:t>
      </w:r>
      <w:ins w:id="51" w:author="Martin Gerdin Wärnberg" w:date="2023-04-24T20:06:00Z">
        <w:r w:rsidR="00C2728D">
          <w:rPr>
            <w:bCs w:val="0"/>
            <w:lang w:val="en-GB"/>
          </w:rPr>
          <w:t xml:space="preserve">Descriptive statistics were used to describe the study sample. </w:t>
        </w:r>
      </w:ins>
      <w:r w:rsidR="005A2A78" w:rsidRPr="003F7195">
        <w:rPr>
          <w:bCs w:val="0"/>
          <w:lang w:val="en-GB"/>
        </w:rPr>
        <w:t>A</w:t>
      </w:r>
      <w:r w:rsidR="00A66726" w:rsidRPr="003F7195">
        <w:rPr>
          <w:bCs w:val="0"/>
          <w:lang w:val="en-GB"/>
        </w:rPr>
        <w:t xml:space="preserve"> </w:t>
      </w:r>
      <w:r w:rsidR="005A2A78" w:rsidRPr="003F7195">
        <w:rPr>
          <w:bCs w:val="0"/>
          <w:lang w:val="en-GB"/>
        </w:rPr>
        <w:t>multi</w:t>
      </w:r>
      <w:r w:rsidR="006774DE" w:rsidRPr="003F7195">
        <w:rPr>
          <w:bCs w:val="0"/>
          <w:lang w:val="en-GB"/>
        </w:rPr>
        <w:t>nomial</w:t>
      </w:r>
      <w:r w:rsidR="00A66726" w:rsidRPr="003F7195">
        <w:rPr>
          <w:bCs w:val="0"/>
          <w:lang w:val="en-GB"/>
        </w:rPr>
        <w:t xml:space="preserve"> </w:t>
      </w:r>
      <w:r w:rsidR="006774DE" w:rsidRPr="003F7195">
        <w:rPr>
          <w:bCs w:val="0"/>
          <w:lang w:val="en-GB"/>
        </w:rPr>
        <w:t>multivariable regression model was then construct</w:t>
      </w:r>
      <w:r w:rsidR="003462C0" w:rsidRPr="003F7195">
        <w:rPr>
          <w:bCs w:val="0"/>
          <w:lang w:val="en-GB"/>
        </w:rPr>
        <w:t>e</w:t>
      </w:r>
      <w:r w:rsidR="00E41C5F" w:rsidRPr="003F7195">
        <w:rPr>
          <w:bCs w:val="0"/>
          <w:lang w:val="en-GB"/>
        </w:rPr>
        <w:t xml:space="preserve">d with </w:t>
      </w:r>
      <w:r w:rsidR="006908C4" w:rsidRPr="003F7195">
        <w:rPr>
          <w:bCs w:val="0"/>
          <w:lang w:val="en-GB"/>
        </w:rPr>
        <w:t>s</w:t>
      </w:r>
      <w:r w:rsidR="006F2D27" w:rsidRPr="003F7195">
        <w:rPr>
          <w:bCs w:val="0"/>
          <w:lang w:val="en-GB"/>
        </w:rPr>
        <w:t>even</w:t>
      </w:r>
      <w:r w:rsidR="006908C4" w:rsidRPr="003F7195">
        <w:rPr>
          <w:bCs w:val="0"/>
          <w:lang w:val="en-GB"/>
        </w:rPr>
        <w:t xml:space="preserve"> categories of OFIs</w:t>
      </w:r>
      <w:r w:rsidR="00E41C5F" w:rsidRPr="003F7195">
        <w:rPr>
          <w:bCs w:val="0"/>
          <w:lang w:val="en-GB"/>
        </w:rPr>
        <w:t xml:space="preserve"> as the dependent variable</w:t>
      </w:r>
      <w:r w:rsidR="00191824" w:rsidRPr="003F7195">
        <w:rPr>
          <w:bCs w:val="0"/>
          <w:lang w:val="en-GB"/>
        </w:rPr>
        <w:t xml:space="preserve">, explained by </w:t>
      </w:r>
      <w:r w:rsidR="004F45E1" w:rsidRPr="003F7195">
        <w:rPr>
          <w:bCs w:val="0"/>
          <w:lang w:val="en-GB"/>
        </w:rPr>
        <w:t>five</w:t>
      </w:r>
      <w:r w:rsidR="003867EF" w:rsidRPr="003F7195">
        <w:rPr>
          <w:bCs w:val="0"/>
          <w:lang w:val="en-GB"/>
        </w:rPr>
        <w:t xml:space="preserve"> </w:t>
      </w:r>
      <w:r w:rsidR="00191824" w:rsidRPr="003F7195">
        <w:rPr>
          <w:bCs w:val="0"/>
          <w:lang w:val="en-GB"/>
        </w:rPr>
        <w:t>patient cohorts</w:t>
      </w:r>
      <w:r w:rsidR="00C457B5" w:rsidRPr="003F7195">
        <w:rPr>
          <w:bCs w:val="0"/>
          <w:lang w:val="en-GB"/>
        </w:rPr>
        <w:t xml:space="preserve"> as independent variables</w:t>
      </w:r>
      <w:r w:rsidR="00191824" w:rsidRPr="003F7195">
        <w:rPr>
          <w:bCs w:val="0"/>
          <w:lang w:val="en-GB"/>
        </w:rPr>
        <w:t xml:space="preserve">. Both an unadjusted </w:t>
      </w:r>
      <w:r w:rsidR="00432E39" w:rsidRPr="003F7195">
        <w:rPr>
          <w:bCs w:val="0"/>
          <w:lang w:val="en-GB"/>
        </w:rPr>
        <w:t xml:space="preserve">model </w:t>
      </w:r>
      <w:r w:rsidR="00191824" w:rsidRPr="003F7195">
        <w:rPr>
          <w:bCs w:val="0"/>
          <w:lang w:val="en-GB"/>
        </w:rPr>
        <w:t xml:space="preserve">and </w:t>
      </w:r>
      <w:r w:rsidR="0082681A" w:rsidRPr="003F7195">
        <w:rPr>
          <w:bCs w:val="0"/>
          <w:lang w:val="en-GB"/>
        </w:rPr>
        <w:t>an</w:t>
      </w:r>
      <w:r w:rsidR="006F2D27" w:rsidRPr="003F7195">
        <w:rPr>
          <w:bCs w:val="0"/>
          <w:lang w:val="en-GB"/>
        </w:rPr>
        <w:t xml:space="preserve"> </w:t>
      </w:r>
      <w:r w:rsidR="0035305D" w:rsidRPr="003F7195">
        <w:rPr>
          <w:bCs w:val="0"/>
          <w:lang w:val="en-GB"/>
        </w:rPr>
        <w:t>model</w:t>
      </w:r>
      <w:r w:rsidR="006F2D27" w:rsidRPr="003F7195">
        <w:rPr>
          <w:bCs w:val="0"/>
          <w:lang w:val="en-GB"/>
        </w:rPr>
        <w:t xml:space="preserve"> adjusted for </w:t>
      </w:r>
      <w:r w:rsidR="00191824" w:rsidRPr="003F7195">
        <w:rPr>
          <w:bCs w:val="0"/>
          <w:lang w:val="en-GB"/>
        </w:rPr>
        <w:t>age, gender and NISS-score were creat</w:t>
      </w:r>
      <w:r w:rsidR="003867EF" w:rsidRPr="003F7195">
        <w:rPr>
          <w:bCs w:val="0"/>
          <w:lang w:val="en-GB"/>
        </w:rPr>
        <w:t>ed.</w:t>
      </w:r>
    </w:p>
    <w:p w14:paraId="543B9BBF" w14:textId="77777777" w:rsidR="00E421E2" w:rsidRPr="003F7195" w:rsidRDefault="00E421E2" w:rsidP="00CA65BE">
      <w:pPr>
        <w:pStyle w:val="Brdtext1"/>
        <w:rPr>
          <w:bCs w:val="0"/>
          <w:lang w:val="en-GB"/>
        </w:rPr>
      </w:pPr>
    </w:p>
    <w:p w14:paraId="07ED6CD3" w14:textId="2C1E2DF4" w:rsidR="007D798D" w:rsidRPr="003F7195" w:rsidRDefault="003867EF" w:rsidP="00CA65BE">
      <w:pPr>
        <w:pStyle w:val="Brdtext1"/>
        <w:rPr>
          <w:bCs w:val="0"/>
          <w:lang w:val="en-GB"/>
        </w:rPr>
      </w:pPr>
      <w:r w:rsidRPr="003F7195">
        <w:rPr>
          <w:bCs w:val="0"/>
          <w:lang w:val="en-GB"/>
        </w:rPr>
        <w:t xml:space="preserve">The </w:t>
      </w:r>
      <w:r w:rsidR="00647B6C" w:rsidRPr="003F7195">
        <w:rPr>
          <w:bCs w:val="0"/>
          <w:lang w:val="en-GB"/>
        </w:rPr>
        <w:t>model</w:t>
      </w:r>
      <w:r w:rsidR="0038464B" w:rsidRPr="003F7195">
        <w:rPr>
          <w:bCs w:val="0"/>
          <w:lang w:val="en-GB"/>
        </w:rPr>
        <w:t xml:space="preserve">s </w:t>
      </w:r>
      <w:r w:rsidR="004F45E1" w:rsidRPr="003F7195">
        <w:rPr>
          <w:bCs w:val="0"/>
          <w:lang w:val="en-GB"/>
        </w:rPr>
        <w:t xml:space="preserve">estimate </w:t>
      </w:r>
      <w:r w:rsidR="00647B6C" w:rsidRPr="003F7195">
        <w:rPr>
          <w:bCs w:val="0"/>
          <w:lang w:val="en-GB"/>
        </w:rPr>
        <w:t>the pro</w:t>
      </w:r>
      <w:r w:rsidR="00C457B5" w:rsidRPr="003F7195">
        <w:rPr>
          <w:bCs w:val="0"/>
          <w:lang w:val="en-GB"/>
        </w:rPr>
        <w:t xml:space="preserve">bability of </w:t>
      </w:r>
      <w:r w:rsidR="00ED1822" w:rsidRPr="003F7195">
        <w:rPr>
          <w:bCs w:val="0"/>
          <w:lang w:val="en-GB"/>
        </w:rPr>
        <w:t>each category of OFI</w:t>
      </w:r>
      <w:r w:rsidR="00937EAA" w:rsidRPr="003F7195">
        <w:rPr>
          <w:bCs w:val="0"/>
          <w:lang w:val="en-GB"/>
        </w:rPr>
        <w:t xml:space="preserve"> </w:t>
      </w:r>
      <w:r w:rsidR="00B941FC" w:rsidRPr="003F7195">
        <w:rPr>
          <w:bCs w:val="0"/>
          <w:lang w:val="en-GB"/>
        </w:rPr>
        <w:t>for each patient</w:t>
      </w:r>
      <w:r w:rsidR="00937EAA" w:rsidRPr="003F7195">
        <w:rPr>
          <w:bCs w:val="0"/>
          <w:lang w:val="en-GB"/>
        </w:rPr>
        <w:t xml:space="preserve"> cohort</w:t>
      </w:r>
      <w:r w:rsidR="005D378F">
        <w:rPr>
          <w:bCs w:val="0"/>
          <w:lang w:val="en-GB"/>
        </w:rPr>
        <w:t>.</w:t>
      </w:r>
      <w:r w:rsidR="005D378F">
        <w:rPr>
          <w:lang w:val="en-GB"/>
        </w:rPr>
        <w:t xml:space="preserve"> </w:t>
      </w:r>
      <w:r w:rsidR="00AF6418">
        <w:rPr>
          <w:lang w:val="en-GB"/>
        </w:rPr>
        <w:t>“</w:t>
      </w:r>
      <w:r w:rsidR="005D378F">
        <w:rPr>
          <w:lang w:val="en-GB"/>
        </w:rPr>
        <w:t>No OFI</w:t>
      </w:r>
      <w:r w:rsidR="00AF6418">
        <w:rPr>
          <w:lang w:val="en-GB"/>
        </w:rPr>
        <w:t>”</w:t>
      </w:r>
      <w:r w:rsidR="005D378F">
        <w:rPr>
          <w:lang w:val="en-GB"/>
        </w:rPr>
        <w:t xml:space="preserve"> </w:t>
      </w:r>
      <w:r w:rsidR="00922F95">
        <w:rPr>
          <w:lang w:val="en-GB"/>
        </w:rPr>
        <w:t xml:space="preserve">was </w:t>
      </w:r>
      <w:r w:rsidR="005D378F">
        <w:rPr>
          <w:lang w:val="en-GB"/>
        </w:rPr>
        <w:t>set</w:t>
      </w:r>
      <w:r w:rsidR="005D378F">
        <w:rPr>
          <w:bCs w:val="0"/>
          <w:lang w:val="en-GB"/>
        </w:rPr>
        <w:t xml:space="preserve"> a</w:t>
      </w:r>
      <w:r w:rsidR="007D798D" w:rsidRPr="003F7195">
        <w:rPr>
          <w:bCs w:val="0"/>
          <w:lang w:val="en-GB"/>
        </w:rPr>
        <w:t>s</w:t>
      </w:r>
      <w:r w:rsidR="00C960A9" w:rsidRPr="003F7195">
        <w:rPr>
          <w:bCs w:val="0"/>
          <w:lang w:val="en-GB"/>
        </w:rPr>
        <w:t xml:space="preserve"> </w:t>
      </w:r>
      <w:r w:rsidR="007D798D" w:rsidRPr="003F7195">
        <w:rPr>
          <w:bCs w:val="0"/>
          <w:lang w:val="en-GB"/>
        </w:rPr>
        <w:t>reference</w:t>
      </w:r>
      <w:r w:rsidR="005D378F">
        <w:rPr>
          <w:bCs w:val="0"/>
          <w:lang w:val="en-GB"/>
        </w:rPr>
        <w:t xml:space="preserve"> for the</w:t>
      </w:r>
      <w:r w:rsidR="00922F95">
        <w:rPr>
          <w:bCs w:val="0"/>
          <w:lang w:val="en-GB"/>
        </w:rPr>
        <w:t xml:space="preserve"> dependent variable and </w:t>
      </w:r>
      <w:r w:rsidR="00AF6418">
        <w:rPr>
          <w:bCs w:val="0"/>
          <w:lang w:val="en-GB"/>
        </w:rPr>
        <w:t xml:space="preserve">“Other cohort” for the </w:t>
      </w:r>
      <w:del w:id="52" w:author="Martin Gerdin Wärnberg" w:date="2023-04-24T20:07:00Z">
        <w:r w:rsidR="00AF6418" w:rsidDel="00C2728D">
          <w:rPr>
            <w:bCs w:val="0"/>
            <w:lang w:val="en-GB"/>
          </w:rPr>
          <w:delText xml:space="preserve">independent </w:delText>
        </w:r>
      </w:del>
      <w:ins w:id="53" w:author="Martin Gerdin Wärnberg" w:date="2023-04-24T20:07:00Z">
        <w:r w:rsidR="00C2728D">
          <w:rPr>
            <w:bCs w:val="0"/>
            <w:lang w:val="en-GB"/>
          </w:rPr>
          <w:t>explanatory</w:t>
        </w:r>
        <w:r w:rsidR="00C2728D">
          <w:rPr>
            <w:bCs w:val="0"/>
            <w:lang w:val="en-GB"/>
          </w:rPr>
          <w:t xml:space="preserve"> </w:t>
        </w:r>
      </w:ins>
      <w:r w:rsidR="00AF6418">
        <w:rPr>
          <w:bCs w:val="0"/>
          <w:lang w:val="en-GB"/>
        </w:rPr>
        <w:t>variable</w:t>
      </w:r>
      <w:del w:id="54" w:author="Martin Gerdin Wärnberg" w:date="2023-04-24T20:07:00Z">
        <w:r w:rsidR="00AF6418" w:rsidDel="00C2728D">
          <w:rPr>
            <w:bCs w:val="0"/>
            <w:lang w:val="en-GB"/>
          </w:rPr>
          <w:delText>s</w:delText>
        </w:r>
      </w:del>
      <w:r w:rsidR="00AF6418">
        <w:rPr>
          <w:bCs w:val="0"/>
          <w:lang w:val="en-GB"/>
        </w:rPr>
        <w:t>.</w:t>
      </w:r>
      <w:r w:rsidR="00C960A9" w:rsidRPr="003F7195">
        <w:rPr>
          <w:bCs w:val="0"/>
          <w:lang w:val="en-GB"/>
        </w:rPr>
        <w:t xml:space="preserve"> The </w:t>
      </w:r>
      <w:r w:rsidR="005D0E94" w:rsidRPr="003F7195">
        <w:rPr>
          <w:bCs w:val="0"/>
          <w:lang w:val="en-GB"/>
        </w:rPr>
        <w:t>coefficients</w:t>
      </w:r>
      <w:r w:rsidR="00C960A9" w:rsidRPr="003F7195">
        <w:rPr>
          <w:bCs w:val="0"/>
          <w:lang w:val="en-GB"/>
        </w:rPr>
        <w:t xml:space="preserve"> should hence be interpreted as</w:t>
      </w:r>
      <w:r w:rsidR="007D798D" w:rsidRPr="003F7195">
        <w:rPr>
          <w:bCs w:val="0"/>
          <w:lang w:val="en-GB"/>
        </w:rPr>
        <w:t xml:space="preserve"> the </w:t>
      </w:r>
      <w:r w:rsidR="005F7092" w:rsidRPr="003F7195">
        <w:rPr>
          <w:bCs w:val="0"/>
          <w:lang w:val="en-GB"/>
        </w:rPr>
        <w:t>log odds</w:t>
      </w:r>
      <w:r w:rsidR="007F5852" w:rsidRPr="003F7195">
        <w:rPr>
          <w:bCs w:val="0"/>
          <w:lang w:val="en-GB"/>
        </w:rPr>
        <w:t xml:space="preserve"> for each category of OFI</w:t>
      </w:r>
      <w:r w:rsidR="00AF6418">
        <w:rPr>
          <w:bCs w:val="0"/>
          <w:lang w:val="en-GB"/>
        </w:rPr>
        <w:t xml:space="preserve"> occurring for each</w:t>
      </w:r>
      <w:r w:rsidR="0036614A" w:rsidRPr="003F7195">
        <w:rPr>
          <w:bCs w:val="0"/>
          <w:lang w:val="en-GB"/>
        </w:rPr>
        <w:t xml:space="preserve"> patient cohort </w:t>
      </w:r>
      <w:r w:rsidR="001A0372" w:rsidRPr="003F7195">
        <w:rPr>
          <w:bCs w:val="0"/>
          <w:lang w:val="en-GB"/>
        </w:rPr>
        <w:t>compa</w:t>
      </w:r>
      <w:r w:rsidR="00E7450B" w:rsidRPr="003F7195">
        <w:rPr>
          <w:bCs w:val="0"/>
          <w:lang w:val="en-GB"/>
        </w:rPr>
        <w:t xml:space="preserve">red with </w:t>
      </w:r>
      <w:r w:rsidR="000809F2">
        <w:rPr>
          <w:bCs w:val="0"/>
          <w:lang w:val="en-GB"/>
        </w:rPr>
        <w:t>o</w:t>
      </w:r>
      <w:r w:rsidR="00AF6418">
        <w:rPr>
          <w:bCs w:val="0"/>
          <w:lang w:val="en-GB"/>
        </w:rPr>
        <w:t xml:space="preserve">ther cohort having no OFI. </w:t>
      </w:r>
      <w:r w:rsidR="00B33467" w:rsidRPr="003F7195">
        <w:rPr>
          <w:bCs w:val="0"/>
          <w:lang w:val="en-GB"/>
        </w:rPr>
        <w:t xml:space="preserve">To </w:t>
      </w:r>
      <w:r w:rsidR="00A246E9" w:rsidRPr="003F7195">
        <w:rPr>
          <w:bCs w:val="0"/>
          <w:lang w:val="en-GB"/>
        </w:rPr>
        <w:t xml:space="preserve">obtain the odds ratio, the coefficients were </w:t>
      </w:r>
      <w:r w:rsidR="00B667C2" w:rsidRPr="003F7195">
        <w:rPr>
          <w:bCs w:val="0"/>
          <w:lang w:val="en-GB"/>
        </w:rPr>
        <w:t xml:space="preserve">exponentiated. </w:t>
      </w:r>
    </w:p>
    <w:p w14:paraId="01AE848C" w14:textId="03C61A0B" w:rsidR="00C2404A" w:rsidRPr="003F7195" w:rsidRDefault="00C2404A" w:rsidP="00CA65BE">
      <w:pPr>
        <w:pStyle w:val="Brdtext1"/>
        <w:rPr>
          <w:bCs w:val="0"/>
          <w:lang w:val="en-GB"/>
        </w:rPr>
      </w:pPr>
    </w:p>
    <w:p w14:paraId="31984A9C" w14:textId="307C504D" w:rsidR="00F33A71" w:rsidRPr="003F7195" w:rsidRDefault="00A952DA" w:rsidP="00CA65BE">
      <w:pPr>
        <w:pStyle w:val="Brdtext1"/>
        <w:rPr>
          <w:bCs w:val="0"/>
          <w:lang w:val="en-GB"/>
        </w:rPr>
      </w:pPr>
      <w:r w:rsidRPr="003F7195">
        <w:rPr>
          <w:bCs w:val="0"/>
          <w:lang w:val="en-GB"/>
        </w:rPr>
        <w:t xml:space="preserve">Z-values were calculated to obtain the </w:t>
      </w:r>
      <w:r w:rsidR="00FC4A65" w:rsidRPr="003F7195">
        <w:rPr>
          <w:bCs w:val="0"/>
          <w:lang w:val="en-GB"/>
        </w:rPr>
        <w:t>significance of the coefficient</w:t>
      </w:r>
      <w:r w:rsidR="00675918" w:rsidRPr="003F7195">
        <w:rPr>
          <w:bCs w:val="0"/>
          <w:lang w:val="en-GB"/>
        </w:rPr>
        <w:t xml:space="preserve">s in predicting </w:t>
      </w:r>
      <w:r w:rsidR="00BE5841" w:rsidRPr="003F7195">
        <w:rPr>
          <w:bCs w:val="0"/>
          <w:lang w:val="en-GB"/>
        </w:rPr>
        <w:t xml:space="preserve">the dependent variable, with the null-hypothesis that </w:t>
      </w:r>
      <w:r w:rsidR="00A65968" w:rsidRPr="003F7195">
        <w:rPr>
          <w:bCs w:val="0"/>
          <w:lang w:val="en-GB"/>
        </w:rPr>
        <w:t xml:space="preserve">there are no association between </w:t>
      </w:r>
      <w:r w:rsidR="00F26953" w:rsidRPr="003F7195">
        <w:rPr>
          <w:bCs w:val="0"/>
          <w:lang w:val="en-GB"/>
        </w:rPr>
        <w:t>the evaluated</w:t>
      </w:r>
      <w:r w:rsidR="00792056" w:rsidRPr="003F7195">
        <w:rPr>
          <w:bCs w:val="0"/>
          <w:lang w:val="en-GB"/>
        </w:rPr>
        <w:t xml:space="preserve"> category of OFI and the patient cohort. </w:t>
      </w:r>
      <w:r w:rsidR="00432E39" w:rsidRPr="003F7195">
        <w:rPr>
          <w:bCs w:val="0"/>
          <w:lang w:val="en-GB"/>
        </w:rPr>
        <w:t>A p-value of 0.005 (</w:t>
      </w:r>
      <w:r w:rsidR="00BF1816" w:rsidRPr="003F7195">
        <w:rPr>
          <w:bCs w:val="0"/>
          <w:lang w:val="en-GB"/>
        </w:rPr>
        <w:t>z</w:t>
      </w:r>
      <w:r w:rsidR="00432E39" w:rsidRPr="003F7195">
        <w:rPr>
          <w:bCs w:val="0"/>
          <w:lang w:val="en-GB"/>
        </w:rPr>
        <w:t>-value &gt; 1,96) was considered statistically significant</w:t>
      </w:r>
      <w:r w:rsidR="00FD17FE" w:rsidRPr="003F7195">
        <w:rPr>
          <w:bCs w:val="0"/>
          <w:lang w:val="en-GB"/>
        </w:rPr>
        <w:t xml:space="preserve"> to reject the null-hypothesis. </w:t>
      </w:r>
    </w:p>
    <w:p w14:paraId="691F57CD" w14:textId="7C0D20E3" w:rsidR="00A211BA" w:rsidRDefault="00A211BA">
      <w:pPr>
        <w:rPr>
          <w:bCs/>
          <w:lang w:val="en-GB"/>
        </w:rPr>
      </w:pPr>
      <w:r>
        <w:rPr>
          <w:lang w:val="en-GB"/>
        </w:rPr>
        <w:br w:type="page"/>
      </w:r>
    </w:p>
    <w:p w14:paraId="1EB3954F" w14:textId="77777777" w:rsidR="00CA65BE" w:rsidRPr="003F7195" w:rsidRDefault="00CA65BE" w:rsidP="00CA65BE">
      <w:pPr>
        <w:pStyle w:val="Brdtext1"/>
        <w:rPr>
          <w:lang w:val="en-GB"/>
        </w:rPr>
      </w:pPr>
    </w:p>
    <w:p w14:paraId="347A5E8B" w14:textId="77777777" w:rsidR="00CA65BE" w:rsidRPr="003F7195" w:rsidRDefault="00CA65BE" w:rsidP="00CA65BE">
      <w:pPr>
        <w:pStyle w:val="Brdtext1"/>
        <w:rPr>
          <w:b/>
          <w:lang w:val="en-GB"/>
        </w:rPr>
      </w:pPr>
      <w:r w:rsidRPr="003F7195">
        <w:rPr>
          <w:b/>
          <w:lang w:val="en-GB"/>
        </w:rPr>
        <w:t xml:space="preserve">Bias </w:t>
      </w:r>
    </w:p>
    <w:p w14:paraId="5589C4D3" w14:textId="39E20F6C" w:rsidR="00CA65BE" w:rsidRPr="003F7195" w:rsidRDefault="00CA65BE" w:rsidP="00CA65BE">
      <w:pPr>
        <w:pStyle w:val="Brdtext1"/>
        <w:rPr>
          <w:lang w:val="en-GB"/>
        </w:rPr>
      </w:pPr>
      <w:r w:rsidRPr="003F7195">
        <w:rPr>
          <w:lang w:val="en-GB"/>
        </w:rPr>
        <w:t xml:space="preserve">To prevent bias, the multivariable regression model was developed using a simulated scrambled dataset with random data. The algorithm for the model was developed step-by-step and then evaluated by a trained programmer and statistician before being applied on the real data. </w:t>
      </w:r>
    </w:p>
    <w:p w14:paraId="2BA8B8A9" w14:textId="02C0FE1F" w:rsidR="0096073B" w:rsidRPr="003F7195" w:rsidRDefault="0096073B" w:rsidP="00CA65BE">
      <w:pPr>
        <w:pStyle w:val="Brdtext1"/>
        <w:rPr>
          <w:lang w:val="en-GB"/>
        </w:rPr>
      </w:pPr>
    </w:p>
    <w:p w14:paraId="0928D17F" w14:textId="1F56D4F0" w:rsidR="0096073B" w:rsidRPr="003F7195" w:rsidRDefault="0096073B" w:rsidP="00CA65BE">
      <w:pPr>
        <w:pStyle w:val="Brdtext1"/>
        <w:rPr>
          <w:b/>
          <w:lang w:val="en-GB"/>
        </w:rPr>
      </w:pPr>
      <w:r w:rsidRPr="003F7195">
        <w:rPr>
          <w:b/>
          <w:lang w:val="en-GB"/>
        </w:rPr>
        <w:t xml:space="preserve">Ethical considerations </w:t>
      </w:r>
    </w:p>
    <w:p w14:paraId="66901D3F" w14:textId="24DA218A" w:rsidR="00955F26" w:rsidRDefault="003A49DD" w:rsidP="00512577">
      <w:pPr>
        <w:pStyle w:val="Brdtext1"/>
        <w:rPr>
          <w:lang w:val="en-GB"/>
        </w:rPr>
      </w:pPr>
      <w:r w:rsidRPr="003F7195">
        <w:rPr>
          <w:bCs w:val="0"/>
          <w:lang w:val="en-GB"/>
        </w:rPr>
        <w:t>S</w:t>
      </w:r>
      <w:r w:rsidR="00632269" w:rsidRPr="003F7195">
        <w:rPr>
          <w:bCs w:val="0"/>
          <w:lang w:val="en-GB"/>
        </w:rPr>
        <w:t xml:space="preserve">tudies of the </w:t>
      </w:r>
      <w:r w:rsidR="00B000BD" w:rsidRPr="003F7195">
        <w:rPr>
          <w:bCs w:val="0"/>
          <w:lang w:val="en-GB"/>
        </w:rPr>
        <w:t>trauma quality database at the Karolinska University Hospital has</w:t>
      </w:r>
      <w:r w:rsidR="007C2590" w:rsidRPr="003F7195">
        <w:rPr>
          <w:bCs w:val="0"/>
          <w:lang w:val="en-GB"/>
        </w:rPr>
        <w:t xml:space="preserve"> been ethically approved by</w:t>
      </w:r>
      <w:commentRangeStart w:id="55"/>
      <w:commentRangeStart w:id="56"/>
      <w:r w:rsidR="009E1333" w:rsidRPr="003F7195">
        <w:rPr>
          <w:bCs w:val="0"/>
          <w:lang w:val="en-GB"/>
        </w:rPr>
        <w:t>…</w:t>
      </w:r>
      <w:commentRangeEnd w:id="55"/>
      <w:r w:rsidR="005950BC">
        <w:rPr>
          <w:rStyle w:val="Kommentarsreferens"/>
          <w:bCs w:val="0"/>
          <w:lang w:val="sv-SE"/>
        </w:rPr>
        <w:commentReference w:id="55"/>
      </w:r>
      <w:commentRangeEnd w:id="56"/>
      <w:r w:rsidR="00436548">
        <w:rPr>
          <w:rStyle w:val="Kommentarsreferens"/>
          <w:bCs w:val="0"/>
          <w:lang w:val="sv-SE"/>
        </w:rPr>
        <w:commentReference w:id="56"/>
      </w:r>
      <w:r w:rsidR="009E1333" w:rsidRPr="003F7195">
        <w:rPr>
          <w:bCs w:val="0"/>
          <w:lang w:val="en-GB"/>
        </w:rPr>
        <w:t xml:space="preserve"> The </w:t>
      </w:r>
      <w:proofErr w:type="spellStart"/>
      <w:r w:rsidR="009E1333" w:rsidRPr="003F7195">
        <w:rPr>
          <w:bCs w:val="0"/>
          <w:lang w:val="en-GB"/>
        </w:rPr>
        <w:t>SweTrau</w:t>
      </w:r>
      <w:proofErr w:type="spellEnd"/>
      <w:r w:rsidR="009E1333" w:rsidRPr="003F7195">
        <w:rPr>
          <w:bCs w:val="0"/>
          <w:lang w:val="en-GB"/>
        </w:rPr>
        <w:t xml:space="preserve"> is a </w:t>
      </w:r>
      <w:r w:rsidR="002551EA" w:rsidRPr="003F7195">
        <w:rPr>
          <w:bCs w:val="0"/>
          <w:lang w:val="en-GB"/>
        </w:rPr>
        <w:t>public registry.</w:t>
      </w:r>
      <w:r w:rsidR="000E2EB5" w:rsidRPr="003F7195">
        <w:rPr>
          <w:bCs w:val="0"/>
          <w:lang w:val="en-GB"/>
        </w:rPr>
        <w:t xml:space="preserve"> </w:t>
      </w:r>
      <w:r w:rsidR="0033534F" w:rsidRPr="003F7195">
        <w:rPr>
          <w:lang w:val="en-GB"/>
        </w:rPr>
        <w:t xml:space="preserve">Variables such as ID-number and name were scrambled and anonymised throughout analysis of the real dataset. </w:t>
      </w:r>
      <w:r w:rsidR="00DF4106" w:rsidRPr="003F7195">
        <w:rPr>
          <w:lang w:val="en-GB"/>
        </w:rPr>
        <w:t xml:space="preserve">There were hence no </w:t>
      </w:r>
      <w:r w:rsidR="00320B44" w:rsidRPr="003F7195">
        <w:rPr>
          <w:lang w:val="en-GB"/>
        </w:rPr>
        <w:t xml:space="preserve">ethical issues in the conduction of this thesis. </w:t>
      </w:r>
    </w:p>
    <w:p w14:paraId="074D8A2E" w14:textId="77777777" w:rsidR="009E40FA" w:rsidRPr="00512577" w:rsidRDefault="009E40FA" w:rsidP="00512577">
      <w:pPr>
        <w:pStyle w:val="Brdtext1"/>
        <w:rPr>
          <w:bCs w:val="0"/>
          <w:lang w:val="en-GB"/>
        </w:rPr>
      </w:pPr>
    </w:p>
    <w:p w14:paraId="39034532" w14:textId="4AA271AD" w:rsidR="00104F08" w:rsidRPr="00D42300" w:rsidRDefault="00955F26" w:rsidP="00D42300">
      <w:pPr>
        <w:pStyle w:val="Rubrik1"/>
        <w:rPr>
          <w:lang w:val="en-GB"/>
        </w:rPr>
      </w:pPr>
      <w:r w:rsidRPr="003F7195">
        <w:rPr>
          <w:lang w:val="en-GB"/>
        </w:rPr>
        <w:t>Results</w:t>
      </w:r>
    </w:p>
    <w:p w14:paraId="30834EAD" w14:textId="337F6E4F" w:rsidR="00DF72A1" w:rsidRDefault="00DF72A1" w:rsidP="00D570EE">
      <w:pPr>
        <w:pStyle w:val="Brdtext1"/>
        <w:rPr>
          <w:lang w:val="en-GB"/>
        </w:rPr>
      </w:pPr>
      <w:r>
        <w:rPr>
          <w:lang w:val="en-GB"/>
        </w:rPr>
        <w:t xml:space="preserve">Table </w:t>
      </w:r>
      <w:r w:rsidR="00856FC9">
        <w:rPr>
          <w:lang w:val="en-GB"/>
        </w:rPr>
        <w:t>3</w:t>
      </w:r>
      <w:r>
        <w:rPr>
          <w:lang w:val="en-GB"/>
        </w:rPr>
        <w:t xml:space="preserve">. shows demographics of </w:t>
      </w:r>
      <w:r w:rsidR="00ED27F1">
        <w:rPr>
          <w:lang w:val="en-GB"/>
        </w:rPr>
        <w:t xml:space="preserve">all patient cohorts. </w:t>
      </w:r>
      <w:r w:rsidR="009B0BD6">
        <w:rPr>
          <w:lang w:val="en-GB"/>
        </w:rPr>
        <w:t>BM</w:t>
      </w:r>
      <w:r w:rsidR="00ED27F1">
        <w:rPr>
          <w:lang w:val="en-GB"/>
        </w:rPr>
        <w:t xml:space="preserve"> </w:t>
      </w:r>
      <w:r w:rsidR="009B7273">
        <w:rPr>
          <w:lang w:val="en-GB"/>
        </w:rPr>
        <w:t>without TBI was the largest (4</w:t>
      </w:r>
      <w:r w:rsidR="007452CD">
        <w:rPr>
          <w:lang w:val="en-GB"/>
        </w:rPr>
        <w:t>98</w:t>
      </w:r>
      <w:r w:rsidR="009B7273">
        <w:rPr>
          <w:lang w:val="en-GB"/>
        </w:rPr>
        <w:t xml:space="preserve">) </w:t>
      </w:r>
      <w:r w:rsidR="00020BC3">
        <w:rPr>
          <w:lang w:val="en-GB"/>
        </w:rPr>
        <w:t>cohort of study</w:t>
      </w:r>
      <w:r w:rsidR="0043581F">
        <w:rPr>
          <w:lang w:val="en-GB"/>
        </w:rPr>
        <w:t xml:space="preserve">. </w:t>
      </w:r>
      <w:r w:rsidR="003976C4">
        <w:rPr>
          <w:lang w:val="en-GB"/>
        </w:rPr>
        <w:t>Men were overrepresented in all cohorts</w:t>
      </w:r>
      <w:r w:rsidR="00E66AB1">
        <w:rPr>
          <w:lang w:val="en-GB"/>
        </w:rPr>
        <w:t xml:space="preserve"> (6</w:t>
      </w:r>
      <w:r w:rsidR="00AB400B">
        <w:rPr>
          <w:lang w:val="en-GB"/>
        </w:rPr>
        <w:t>9</w:t>
      </w:r>
      <w:r w:rsidR="00E66AB1">
        <w:rPr>
          <w:lang w:val="en-GB"/>
        </w:rPr>
        <w:t>.</w:t>
      </w:r>
      <w:r w:rsidR="00AB400B">
        <w:rPr>
          <w:lang w:val="en-GB"/>
        </w:rPr>
        <w:t>2</w:t>
      </w:r>
      <w:r w:rsidR="00C722B9">
        <w:rPr>
          <w:lang w:val="en-GB"/>
        </w:rPr>
        <w:t>%)</w:t>
      </w:r>
      <w:r w:rsidR="003976C4">
        <w:rPr>
          <w:lang w:val="en-GB"/>
        </w:rPr>
        <w:t xml:space="preserve">, but most </w:t>
      </w:r>
      <w:r w:rsidR="00386ECA">
        <w:rPr>
          <w:lang w:val="en-GB"/>
        </w:rPr>
        <w:t xml:space="preserve">prominently </w:t>
      </w:r>
      <w:r w:rsidR="00F86485">
        <w:rPr>
          <w:lang w:val="en-GB"/>
        </w:rPr>
        <w:t>in penetrating trauma where 9</w:t>
      </w:r>
      <w:r w:rsidR="00AB400B">
        <w:rPr>
          <w:lang w:val="en-GB"/>
        </w:rPr>
        <w:t>1</w:t>
      </w:r>
      <w:r w:rsidR="00C722B9">
        <w:rPr>
          <w:lang w:val="en-GB"/>
        </w:rPr>
        <w:t>.</w:t>
      </w:r>
      <w:r w:rsidR="00AB400B">
        <w:rPr>
          <w:lang w:val="en-GB"/>
        </w:rPr>
        <w:t>3</w:t>
      </w:r>
      <w:r w:rsidR="00F86485">
        <w:rPr>
          <w:lang w:val="en-GB"/>
        </w:rPr>
        <w:t xml:space="preserve">% </w:t>
      </w:r>
      <w:r w:rsidR="003E596F">
        <w:rPr>
          <w:lang w:val="en-GB"/>
        </w:rPr>
        <w:t>were men.</w:t>
      </w:r>
      <w:r w:rsidR="0019330F">
        <w:rPr>
          <w:lang w:val="en-GB"/>
        </w:rPr>
        <w:t xml:space="preserve"> </w:t>
      </w:r>
      <w:r w:rsidR="00C1123C">
        <w:rPr>
          <w:lang w:val="en-GB"/>
        </w:rPr>
        <w:t>This cohort was also c</w:t>
      </w:r>
      <w:r w:rsidR="008B5576">
        <w:rPr>
          <w:lang w:val="en-GB"/>
        </w:rPr>
        <w:t xml:space="preserve">haracterised by </w:t>
      </w:r>
      <w:r w:rsidR="0040272E">
        <w:rPr>
          <w:lang w:val="en-GB"/>
        </w:rPr>
        <w:t xml:space="preserve">younger </w:t>
      </w:r>
      <w:r w:rsidR="00F70064">
        <w:rPr>
          <w:lang w:val="en-GB"/>
        </w:rPr>
        <w:t>age</w:t>
      </w:r>
      <w:r w:rsidR="0040272E">
        <w:rPr>
          <w:lang w:val="en-GB"/>
        </w:rPr>
        <w:t>, with a</w:t>
      </w:r>
      <w:r w:rsidR="006A50C8">
        <w:rPr>
          <w:lang w:val="en-GB"/>
        </w:rPr>
        <w:t xml:space="preserve"> median </w:t>
      </w:r>
      <w:r w:rsidR="0040272E">
        <w:rPr>
          <w:lang w:val="en-GB"/>
        </w:rPr>
        <w:t xml:space="preserve">of </w:t>
      </w:r>
      <w:r w:rsidR="00122A88">
        <w:rPr>
          <w:lang w:val="en-GB"/>
        </w:rPr>
        <w:t>2</w:t>
      </w:r>
      <w:r w:rsidR="004B6C02">
        <w:rPr>
          <w:lang w:val="en-GB"/>
        </w:rPr>
        <w:t>7</w:t>
      </w:r>
      <w:r w:rsidR="00122A88">
        <w:rPr>
          <w:lang w:val="en-GB"/>
        </w:rPr>
        <w:t xml:space="preserve"> years, compared with </w:t>
      </w:r>
      <w:r w:rsidR="00C46E83">
        <w:rPr>
          <w:lang w:val="en-GB"/>
        </w:rPr>
        <w:t xml:space="preserve">an overall </w:t>
      </w:r>
      <w:r w:rsidR="007F41D5">
        <w:rPr>
          <w:lang w:val="en-GB"/>
        </w:rPr>
        <w:t>median of</w:t>
      </w:r>
      <w:r w:rsidR="00C46E83">
        <w:rPr>
          <w:lang w:val="en-GB"/>
        </w:rPr>
        <w:t xml:space="preserve"> 42</w:t>
      </w:r>
      <w:r w:rsidR="000423E9">
        <w:rPr>
          <w:lang w:val="en-GB"/>
        </w:rPr>
        <w:t xml:space="preserve"> years. </w:t>
      </w:r>
      <w:r w:rsidR="004B6C02">
        <w:rPr>
          <w:lang w:val="en-GB"/>
        </w:rPr>
        <w:t>508</w:t>
      </w:r>
      <w:r w:rsidR="00711E40">
        <w:rPr>
          <w:lang w:val="en-GB"/>
        </w:rPr>
        <w:t xml:space="preserve"> patients d</w:t>
      </w:r>
      <w:r w:rsidR="002B6426">
        <w:rPr>
          <w:lang w:val="en-GB"/>
        </w:rPr>
        <w:t>ied within 30 days after trauma</w:t>
      </w:r>
      <w:r w:rsidR="00BF64DA">
        <w:rPr>
          <w:lang w:val="en-GB"/>
        </w:rPr>
        <w:t xml:space="preserve">. Patients with </w:t>
      </w:r>
      <w:r w:rsidR="00973C04">
        <w:rPr>
          <w:lang w:val="en-GB"/>
        </w:rPr>
        <w:t xml:space="preserve">TBI (isolated TBI and </w:t>
      </w:r>
      <w:r w:rsidR="006A7173">
        <w:rPr>
          <w:lang w:val="en-GB"/>
        </w:rPr>
        <w:t>BM</w:t>
      </w:r>
      <w:r w:rsidR="00973C04">
        <w:rPr>
          <w:lang w:val="en-GB"/>
        </w:rPr>
        <w:t xml:space="preserve"> with TBI</w:t>
      </w:r>
      <w:r w:rsidR="00281D6F">
        <w:rPr>
          <w:lang w:val="en-GB"/>
        </w:rPr>
        <w:t xml:space="preserve">) </w:t>
      </w:r>
      <w:r w:rsidR="00973C04">
        <w:rPr>
          <w:lang w:val="en-GB"/>
        </w:rPr>
        <w:t>had a higher de</w:t>
      </w:r>
      <w:r w:rsidR="00281D6F">
        <w:rPr>
          <w:lang w:val="en-GB"/>
        </w:rPr>
        <w:t xml:space="preserve">ath rate </w:t>
      </w:r>
      <w:commentRangeStart w:id="57"/>
      <w:r w:rsidR="00281D6F">
        <w:rPr>
          <w:lang w:val="en-GB"/>
        </w:rPr>
        <w:t>(54.</w:t>
      </w:r>
      <w:r w:rsidR="009C2A7D">
        <w:rPr>
          <w:lang w:val="en-GB"/>
        </w:rPr>
        <w:t>5% and 53.2% respectively</w:t>
      </w:r>
      <w:commentRangeEnd w:id="57"/>
      <w:r w:rsidR="005019C1">
        <w:rPr>
          <w:rStyle w:val="Kommentarsreferens"/>
          <w:bCs w:val="0"/>
          <w:lang w:val="sv-SE"/>
        </w:rPr>
        <w:commentReference w:id="57"/>
      </w:r>
      <w:r w:rsidR="009C2A7D">
        <w:rPr>
          <w:lang w:val="en-GB"/>
        </w:rPr>
        <w:t xml:space="preserve">) compared </w:t>
      </w:r>
      <w:r w:rsidR="00906A4B">
        <w:rPr>
          <w:lang w:val="en-GB"/>
        </w:rPr>
        <w:t>with average death of</w:t>
      </w:r>
      <w:r w:rsidR="009C2A7D">
        <w:rPr>
          <w:lang w:val="en-GB"/>
        </w:rPr>
        <w:t xml:space="preserve"> </w:t>
      </w:r>
      <w:r w:rsidR="00386ECA">
        <w:rPr>
          <w:lang w:val="en-GB"/>
        </w:rPr>
        <w:t>8.5%</w:t>
      </w:r>
      <w:r w:rsidR="0042260B">
        <w:rPr>
          <w:lang w:val="en-GB"/>
        </w:rPr>
        <w:t xml:space="preserve">. </w:t>
      </w:r>
      <w:commentRangeStart w:id="58"/>
      <w:commentRangeStart w:id="59"/>
      <w:r w:rsidR="004F380E">
        <w:rPr>
          <w:lang w:val="en-GB"/>
        </w:rPr>
        <w:t>Severe TBI in the table is defined as injury to the head with an AIS &gt;</w:t>
      </w:r>
      <w:r w:rsidR="001D4CAE">
        <w:rPr>
          <w:lang w:val="en-GB"/>
        </w:rPr>
        <w:t>3. Pat</w:t>
      </w:r>
      <w:r w:rsidR="00063AF5">
        <w:rPr>
          <w:lang w:val="en-GB"/>
        </w:rPr>
        <w:t>ients with</w:t>
      </w:r>
      <w:r w:rsidR="006A7173">
        <w:rPr>
          <w:lang w:val="en-GB"/>
        </w:rPr>
        <w:t xml:space="preserve"> BM</w:t>
      </w:r>
      <w:r w:rsidR="00063AF5">
        <w:rPr>
          <w:lang w:val="en-GB"/>
        </w:rPr>
        <w:t xml:space="preserve"> injur</w:t>
      </w:r>
      <w:r w:rsidR="009A20D8">
        <w:rPr>
          <w:lang w:val="en-GB"/>
        </w:rPr>
        <w:t xml:space="preserve">y </w:t>
      </w:r>
      <w:r w:rsidR="00063AF5">
        <w:rPr>
          <w:lang w:val="en-GB"/>
        </w:rPr>
        <w:t>and</w:t>
      </w:r>
      <w:r w:rsidR="00626D28">
        <w:rPr>
          <w:lang w:val="en-GB"/>
        </w:rPr>
        <w:t xml:space="preserve"> </w:t>
      </w:r>
      <w:r w:rsidR="00063AF5">
        <w:rPr>
          <w:lang w:val="en-GB"/>
        </w:rPr>
        <w:t xml:space="preserve">severe </w:t>
      </w:r>
      <w:r w:rsidR="006A7173">
        <w:rPr>
          <w:lang w:val="en-GB"/>
        </w:rPr>
        <w:t>TBI</w:t>
      </w:r>
      <w:r w:rsidR="009A20D8">
        <w:rPr>
          <w:lang w:val="en-GB"/>
        </w:rPr>
        <w:t>,</w:t>
      </w:r>
      <w:r w:rsidR="00626D28">
        <w:rPr>
          <w:lang w:val="en-GB"/>
        </w:rPr>
        <w:t xml:space="preserve"> who</w:t>
      </w:r>
      <w:r w:rsidR="00957089">
        <w:rPr>
          <w:lang w:val="en-GB"/>
        </w:rPr>
        <w:t xml:space="preserve"> </w:t>
      </w:r>
      <w:r w:rsidR="001D4CAE">
        <w:rPr>
          <w:lang w:val="en-GB"/>
        </w:rPr>
        <w:t xml:space="preserve">also had a </w:t>
      </w:r>
      <w:r w:rsidR="00295314">
        <w:rPr>
          <w:lang w:val="en-GB"/>
        </w:rPr>
        <w:t xml:space="preserve">GCS&lt;9 were </w:t>
      </w:r>
      <w:r w:rsidR="00BE31D1">
        <w:rPr>
          <w:lang w:val="en-GB"/>
        </w:rPr>
        <w:t>counted as BM with TBI. Patients wi</w:t>
      </w:r>
      <w:r w:rsidR="006F0789">
        <w:rPr>
          <w:lang w:val="en-GB"/>
        </w:rPr>
        <w:t xml:space="preserve">th </w:t>
      </w:r>
      <w:r w:rsidR="009B1DCE">
        <w:rPr>
          <w:lang w:val="en-GB"/>
        </w:rPr>
        <w:t>traumatic</w:t>
      </w:r>
      <w:r w:rsidR="006F0789">
        <w:rPr>
          <w:lang w:val="en-GB"/>
        </w:rPr>
        <w:t xml:space="preserve"> brain injury and a GCS </w:t>
      </w:r>
      <w:r w:rsidR="009B1DCE">
        <w:rPr>
          <w:lang w:val="en-GB"/>
        </w:rPr>
        <w:t>&gt;9 was categorised as BM without TBI.</w:t>
      </w:r>
      <w:r w:rsidR="008212C0">
        <w:rPr>
          <w:lang w:val="en-GB"/>
        </w:rPr>
        <w:t xml:space="preserve"> This distinction was made to avoid overlap.</w:t>
      </w:r>
      <w:commentRangeEnd w:id="58"/>
      <w:r w:rsidR="008212C0">
        <w:rPr>
          <w:rStyle w:val="Kommentarsreferens"/>
          <w:bCs w:val="0"/>
          <w:lang w:val="sv-SE"/>
        </w:rPr>
        <w:commentReference w:id="58"/>
      </w:r>
      <w:commentRangeEnd w:id="59"/>
      <w:r w:rsidR="00436548">
        <w:rPr>
          <w:rStyle w:val="Kommentarsreferens"/>
          <w:bCs w:val="0"/>
          <w:lang w:val="sv-SE"/>
        </w:rPr>
        <w:commentReference w:id="59"/>
      </w:r>
    </w:p>
    <w:p w14:paraId="7523BF15" w14:textId="77777777" w:rsidR="001E7465" w:rsidRDefault="001E7465" w:rsidP="00D570EE">
      <w:pPr>
        <w:pStyle w:val="Brdtext1"/>
        <w:rPr>
          <w:lang w:val="en-GB"/>
        </w:rPr>
      </w:pPr>
    </w:p>
    <w:p w14:paraId="53C961B5" w14:textId="6D403670" w:rsidR="00A9160A" w:rsidRDefault="006D3AC1" w:rsidP="00D570EE">
      <w:pPr>
        <w:pStyle w:val="Brdtext1"/>
        <w:rPr>
          <w:lang w:val="en-GB"/>
        </w:rPr>
      </w:pPr>
      <w:r w:rsidRPr="4790DFFC">
        <w:rPr>
          <w:lang w:val="en-GB"/>
        </w:rPr>
        <w:t>Table</w:t>
      </w:r>
      <w:r w:rsidR="00634E35" w:rsidRPr="4790DFFC">
        <w:rPr>
          <w:lang w:val="en-GB"/>
        </w:rPr>
        <w:t xml:space="preserve"> </w:t>
      </w:r>
      <w:r w:rsidR="00856FC9">
        <w:rPr>
          <w:lang w:val="en-GB"/>
        </w:rPr>
        <w:t>2</w:t>
      </w:r>
      <w:del w:id="60" w:author="Martin Gerdin Wärnberg" w:date="2023-04-24T20:11:00Z">
        <w:r w:rsidR="00B80AF9" w:rsidRPr="4790DFFC" w:rsidDel="00436548">
          <w:rPr>
            <w:lang w:val="en-GB"/>
          </w:rPr>
          <w:delText>.</w:delText>
        </w:r>
      </w:del>
      <w:r w:rsidR="00B80AF9" w:rsidRPr="4790DFFC">
        <w:rPr>
          <w:lang w:val="en-GB"/>
        </w:rPr>
        <w:t xml:space="preserve"> </w:t>
      </w:r>
      <w:r w:rsidRPr="4790DFFC">
        <w:rPr>
          <w:lang w:val="en-GB"/>
        </w:rPr>
        <w:t>present</w:t>
      </w:r>
      <w:r w:rsidR="00B80AF9" w:rsidRPr="4790DFFC">
        <w:rPr>
          <w:lang w:val="en-GB"/>
        </w:rPr>
        <w:t>s</w:t>
      </w:r>
      <w:r w:rsidR="0055118E" w:rsidRPr="4790DFFC">
        <w:rPr>
          <w:lang w:val="en-GB"/>
        </w:rPr>
        <w:t xml:space="preserve"> the distribution of cohort</w:t>
      </w:r>
      <w:r w:rsidR="00B80AF9" w:rsidRPr="4790DFFC">
        <w:rPr>
          <w:lang w:val="en-GB"/>
        </w:rPr>
        <w:t>s</w:t>
      </w:r>
      <w:r w:rsidR="0055118E" w:rsidRPr="4790DFFC">
        <w:rPr>
          <w:lang w:val="en-GB"/>
        </w:rPr>
        <w:t xml:space="preserve"> and patients demographics across all </w:t>
      </w:r>
      <w:r w:rsidR="00EC61EC" w:rsidRPr="4790DFFC">
        <w:rPr>
          <w:lang w:val="en-GB"/>
        </w:rPr>
        <w:t>seven categories of OFIs</w:t>
      </w:r>
      <w:r w:rsidR="00E86972" w:rsidRPr="4790DFFC">
        <w:rPr>
          <w:lang w:val="en-GB"/>
        </w:rPr>
        <w:t>.</w:t>
      </w:r>
      <w:r w:rsidR="00CD0042" w:rsidRPr="4790DFFC">
        <w:rPr>
          <w:lang w:val="en-GB"/>
        </w:rPr>
        <w:t xml:space="preserve"> </w:t>
      </w:r>
      <w:commentRangeStart w:id="61"/>
      <w:r w:rsidR="00F855A4" w:rsidRPr="4790DFFC">
        <w:rPr>
          <w:lang w:val="en-GB"/>
        </w:rPr>
        <w:t>Only the dominating OFI from conference was counted</w:t>
      </w:r>
      <w:r w:rsidR="00B0271B" w:rsidRPr="4790DFFC">
        <w:rPr>
          <w:lang w:val="en-GB"/>
        </w:rPr>
        <w:t xml:space="preserve">, </w:t>
      </w:r>
      <w:r w:rsidR="007113CB" w:rsidRPr="4790DFFC">
        <w:rPr>
          <w:lang w:val="en-GB"/>
        </w:rPr>
        <w:t xml:space="preserve">each patient </w:t>
      </w:r>
      <w:r w:rsidR="00CD01B7" w:rsidRPr="4790DFFC">
        <w:rPr>
          <w:lang w:val="en-GB"/>
        </w:rPr>
        <w:t xml:space="preserve">is thus only </w:t>
      </w:r>
      <w:r w:rsidR="00F772B0" w:rsidRPr="4790DFFC">
        <w:rPr>
          <w:lang w:val="en-GB"/>
        </w:rPr>
        <w:t>presented once</w:t>
      </w:r>
      <w:commentRangeEnd w:id="61"/>
      <w:r w:rsidR="00436548">
        <w:rPr>
          <w:rStyle w:val="Kommentarsreferens"/>
          <w:bCs w:val="0"/>
          <w:lang w:val="sv-SE"/>
        </w:rPr>
        <w:commentReference w:id="61"/>
      </w:r>
      <w:r w:rsidR="00F772B0" w:rsidRPr="4790DFFC">
        <w:rPr>
          <w:lang w:val="en-GB"/>
        </w:rPr>
        <w:t xml:space="preserve">. </w:t>
      </w:r>
      <w:r w:rsidR="009F34E7" w:rsidRPr="4790DFFC">
        <w:rPr>
          <w:lang w:val="en-GB"/>
        </w:rPr>
        <w:t xml:space="preserve"> </w:t>
      </w:r>
      <w:r w:rsidR="00F7096C" w:rsidRPr="4790DFFC">
        <w:rPr>
          <w:lang w:val="en-GB"/>
        </w:rPr>
        <w:t xml:space="preserve">Overall, </w:t>
      </w:r>
      <w:r w:rsidR="00280B27" w:rsidRPr="4790DFFC">
        <w:rPr>
          <w:lang w:val="en-GB"/>
        </w:rPr>
        <w:t xml:space="preserve">OFIs were identified </w:t>
      </w:r>
      <w:r w:rsidR="00291A40" w:rsidRPr="4790DFFC">
        <w:rPr>
          <w:lang w:val="en-GB"/>
        </w:rPr>
        <w:t>in</w:t>
      </w:r>
      <w:r w:rsidR="00B32022" w:rsidRPr="4790DFFC">
        <w:rPr>
          <w:lang w:val="en-GB"/>
        </w:rPr>
        <w:t xml:space="preserve"> </w:t>
      </w:r>
      <w:r w:rsidR="005F0C43" w:rsidRPr="4790DFFC">
        <w:rPr>
          <w:lang w:val="en-GB"/>
        </w:rPr>
        <w:t>4</w:t>
      </w:r>
      <w:r w:rsidR="00B02D34" w:rsidRPr="4790DFFC">
        <w:rPr>
          <w:lang w:val="en-GB"/>
        </w:rPr>
        <w:t>00</w:t>
      </w:r>
      <w:r w:rsidR="003032B7" w:rsidRPr="4790DFFC">
        <w:rPr>
          <w:lang w:val="en-GB"/>
        </w:rPr>
        <w:t xml:space="preserve"> (</w:t>
      </w:r>
      <w:r w:rsidR="00DD4F4B" w:rsidRPr="4790DFFC">
        <w:rPr>
          <w:lang w:val="en-GB"/>
        </w:rPr>
        <w:t>6</w:t>
      </w:r>
      <w:r w:rsidR="00A04187" w:rsidRPr="4790DFFC">
        <w:rPr>
          <w:lang w:val="en-GB"/>
        </w:rPr>
        <w:t>.</w:t>
      </w:r>
      <w:r w:rsidR="00DD4F4B" w:rsidRPr="4790DFFC">
        <w:rPr>
          <w:lang w:val="en-GB"/>
        </w:rPr>
        <w:t>7</w:t>
      </w:r>
      <w:r w:rsidR="003032B7" w:rsidRPr="4790DFFC">
        <w:rPr>
          <w:lang w:val="en-GB"/>
        </w:rPr>
        <w:t>%)</w:t>
      </w:r>
      <w:r w:rsidR="00280B27" w:rsidRPr="4790DFFC">
        <w:rPr>
          <w:lang w:val="en-GB"/>
        </w:rPr>
        <w:t xml:space="preserve"> of the patient</w:t>
      </w:r>
      <w:r w:rsidR="00891EE8" w:rsidRPr="4790DFFC">
        <w:rPr>
          <w:lang w:val="en-GB"/>
        </w:rPr>
        <w:t xml:space="preserve"> </w:t>
      </w:r>
      <w:r w:rsidR="00835AC1" w:rsidRPr="4790DFFC">
        <w:rPr>
          <w:lang w:val="en-GB"/>
        </w:rPr>
        <w:t xml:space="preserve">cases. </w:t>
      </w:r>
      <w:r w:rsidR="00B232B5" w:rsidRPr="4790DFFC">
        <w:rPr>
          <w:lang w:val="en-GB"/>
        </w:rPr>
        <w:t xml:space="preserve">The most common </w:t>
      </w:r>
      <w:r w:rsidR="005269D4" w:rsidRPr="4790DFFC">
        <w:rPr>
          <w:lang w:val="en-GB"/>
        </w:rPr>
        <w:t xml:space="preserve">was </w:t>
      </w:r>
      <w:r w:rsidR="00BE55DD" w:rsidRPr="4790DFFC">
        <w:rPr>
          <w:lang w:val="en-GB"/>
        </w:rPr>
        <w:t>error in judgemen</w:t>
      </w:r>
      <w:r w:rsidR="00DB127A" w:rsidRPr="4790DFFC">
        <w:rPr>
          <w:lang w:val="en-GB"/>
        </w:rPr>
        <w:t>t</w:t>
      </w:r>
      <w:r w:rsidR="000B7C62" w:rsidRPr="4790DFFC">
        <w:rPr>
          <w:lang w:val="en-GB"/>
        </w:rPr>
        <w:t xml:space="preserve">, </w:t>
      </w:r>
      <w:r w:rsidR="003B298F" w:rsidRPr="4790DFFC">
        <w:rPr>
          <w:lang w:val="en-GB"/>
        </w:rPr>
        <w:t>1</w:t>
      </w:r>
      <w:r w:rsidR="00653A67" w:rsidRPr="4790DFFC">
        <w:rPr>
          <w:lang w:val="en-GB"/>
        </w:rPr>
        <w:t>36</w:t>
      </w:r>
      <w:r w:rsidR="000B7C62" w:rsidRPr="4790DFFC">
        <w:rPr>
          <w:lang w:val="en-GB"/>
        </w:rPr>
        <w:t xml:space="preserve"> (</w:t>
      </w:r>
      <w:r w:rsidR="001A7A81" w:rsidRPr="4790DFFC">
        <w:rPr>
          <w:lang w:val="en-GB"/>
        </w:rPr>
        <w:t>3</w:t>
      </w:r>
      <w:r w:rsidR="001D4CAE" w:rsidRPr="4790DFFC">
        <w:rPr>
          <w:lang w:val="en-GB"/>
        </w:rPr>
        <w:t>4</w:t>
      </w:r>
      <w:r w:rsidR="001A7A81" w:rsidRPr="4790DFFC">
        <w:rPr>
          <w:lang w:val="en-GB"/>
        </w:rPr>
        <w:t xml:space="preserve">%). </w:t>
      </w:r>
      <w:commentRangeStart w:id="62"/>
      <w:r w:rsidR="001A7A81" w:rsidRPr="4790DFFC">
        <w:rPr>
          <w:lang w:val="en-GB"/>
        </w:rPr>
        <w:t xml:space="preserve">The category included problems at triage, </w:t>
      </w:r>
      <w:r w:rsidR="001F07AD" w:rsidRPr="4790DFFC">
        <w:rPr>
          <w:lang w:val="en-GB"/>
        </w:rPr>
        <w:t>shortage of competence</w:t>
      </w:r>
      <w:r w:rsidR="00EB0D33" w:rsidRPr="4790DFFC">
        <w:rPr>
          <w:lang w:val="en-GB"/>
        </w:rPr>
        <w:t xml:space="preserve"> and error in </w:t>
      </w:r>
      <w:r w:rsidR="0057794E" w:rsidRPr="4790DFFC">
        <w:rPr>
          <w:lang w:val="en-GB"/>
        </w:rPr>
        <w:t>administration.</w:t>
      </w:r>
      <w:commentRangeEnd w:id="62"/>
      <w:r w:rsidR="00436548">
        <w:rPr>
          <w:rStyle w:val="Kommentarsreferens"/>
          <w:bCs w:val="0"/>
          <w:lang w:val="sv-SE"/>
        </w:rPr>
        <w:commentReference w:id="62"/>
      </w:r>
      <w:r w:rsidR="00532EC2">
        <w:rPr>
          <w:lang w:val="en-GB"/>
        </w:rPr>
        <w:t xml:space="preserve"> Technical error was least common, detected in</w:t>
      </w:r>
      <w:r w:rsidR="00663B64">
        <w:rPr>
          <w:lang w:val="en-GB"/>
        </w:rPr>
        <w:t xml:space="preserve"> 34 (</w:t>
      </w:r>
      <w:r w:rsidR="003C22DA">
        <w:rPr>
          <w:lang w:val="en-GB"/>
        </w:rPr>
        <w:t xml:space="preserve">8.5%) of all </w:t>
      </w:r>
      <w:r w:rsidR="006B6C83">
        <w:rPr>
          <w:lang w:val="en-GB"/>
        </w:rPr>
        <w:t xml:space="preserve">cases of OFI. </w:t>
      </w:r>
      <w:r w:rsidR="00532EC2">
        <w:rPr>
          <w:lang w:val="en-GB"/>
        </w:rPr>
        <w:t xml:space="preserve"> </w:t>
      </w:r>
      <w:r w:rsidR="00B112ED" w:rsidRPr="4790DFFC">
        <w:rPr>
          <w:lang w:val="en-GB"/>
        </w:rPr>
        <w:t xml:space="preserve">Of </w:t>
      </w:r>
      <w:r w:rsidR="00C52FFE" w:rsidRPr="4790DFFC">
        <w:rPr>
          <w:lang w:val="en-GB"/>
        </w:rPr>
        <w:t>508 deaths that occurred within 30 days of trauma, 25</w:t>
      </w:r>
      <w:r w:rsidR="00A04187" w:rsidRPr="4790DFFC">
        <w:rPr>
          <w:lang w:val="en-GB"/>
        </w:rPr>
        <w:t xml:space="preserve"> (4.9%)</w:t>
      </w:r>
      <w:r w:rsidR="00C52FFE" w:rsidRPr="4790DFFC">
        <w:rPr>
          <w:lang w:val="en-GB"/>
        </w:rPr>
        <w:t xml:space="preserve"> </w:t>
      </w:r>
      <w:r w:rsidR="5A64BC16" w:rsidRPr="4790DFFC">
        <w:rPr>
          <w:lang w:val="en-GB"/>
        </w:rPr>
        <w:t xml:space="preserve">were deemed </w:t>
      </w:r>
      <w:r w:rsidR="00C52FFE" w:rsidRPr="4790DFFC">
        <w:rPr>
          <w:lang w:val="en-GB"/>
        </w:rPr>
        <w:t>preventable</w:t>
      </w:r>
      <w:r w:rsidR="00DD3B43" w:rsidRPr="4790DFFC">
        <w:rPr>
          <w:lang w:val="en-GB"/>
        </w:rPr>
        <w:t xml:space="preserve">. </w:t>
      </w:r>
      <w:r w:rsidR="0027221A" w:rsidRPr="4790DFFC">
        <w:rPr>
          <w:lang w:val="en-GB"/>
        </w:rPr>
        <w:t>Median age for preventable death was</w:t>
      </w:r>
      <w:r w:rsidR="006627B9" w:rsidRPr="4790DFFC">
        <w:rPr>
          <w:lang w:val="en-GB"/>
        </w:rPr>
        <w:t xml:space="preserve"> 69</w:t>
      </w:r>
      <w:r w:rsidR="00FC7010" w:rsidRPr="4790DFFC">
        <w:rPr>
          <w:lang w:val="en-GB"/>
        </w:rPr>
        <w:t>, which was higher than for other OFIs.</w:t>
      </w:r>
      <w:r w:rsidR="001B78BA" w:rsidRPr="4790DFFC">
        <w:rPr>
          <w:lang w:val="en-GB"/>
        </w:rPr>
        <w:t xml:space="preserve"> </w:t>
      </w:r>
      <w:r w:rsidR="00420A71" w:rsidRPr="4790DFFC">
        <w:rPr>
          <w:lang w:val="en-GB"/>
        </w:rPr>
        <w:t xml:space="preserve">One </w:t>
      </w:r>
      <w:r w:rsidR="001B78BA" w:rsidRPr="4790DFFC">
        <w:rPr>
          <w:lang w:val="en-GB"/>
        </w:rPr>
        <w:t xml:space="preserve">possible explanation is higher overall </w:t>
      </w:r>
      <w:del w:id="63" w:author="Martin Gerdin Wärnberg" w:date="2023-04-24T20:12:00Z">
        <w:r w:rsidR="001B78BA" w:rsidRPr="4790DFFC" w:rsidDel="00436548">
          <w:rPr>
            <w:lang w:val="en-GB"/>
          </w:rPr>
          <w:delText xml:space="preserve">death </w:delText>
        </w:r>
      </w:del>
      <w:ins w:id="64" w:author="Martin Gerdin Wärnberg" w:date="2023-04-24T20:12:00Z">
        <w:r w:rsidR="00436548">
          <w:rPr>
            <w:lang w:val="en-GB"/>
          </w:rPr>
          <w:t>mortality</w:t>
        </w:r>
        <w:r w:rsidR="00436548" w:rsidRPr="4790DFFC">
          <w:rPr>
            <w:lang w:val="en-GB"/>
          </w:rPr>
          <w:t xml:space="preserve"> </w:t>
        </w:r>
      </w:ins>
      <w:r w:rsidR="00420A71" w:rsidRPr="4790DFFC">
        <w:rPr>
          <w:lang w:val="en-GB"/>
        </w:rPr>
        <w:t>among</w:t>
      </w:r>
      <w:r w:rsidR="00514482" w:rsidRPr="4790DFFC">
        <w:rPr>
          <w:lang w:val="en-GB"/>
        </w:rPr>
        <w:t xml:space="preserve"> older patients.</w:t>
      </w:r>
      <w:r w:rsidR="00F855A4" w:rsidRPr="4790DFFC">
        <w:rPr>
          <w:lang w:val="en-GB"/>
        </w:rPr>
        <w:t xml:space="preserve"> </w:t>
      </w:r>
      <w:commentRangeStart w:id="65"/>
      <w:commentRangeStart w:id="66"/>
      <w:r w:rsidR="00556051" w:rsidRPr="4790DFFC">
        <w:rPr>
          <w:lang w:val="en-GB"/>
        </w:rPr>
        <w:t xml:space="preserve">Gender </w:t>
      </w:r>
      <w:commentRangeEnd w:id="65"/>
      <w:r>
        <w:commentReference w:id="65"/>
      </w:r>
      <w:commentRangeEnd w:id="66"/>
      <w:r w:rsidR="00436548">
        <w:rPr>
          <w:rStyle w:val="Kommentarsreferens"/>
          <w:bCs w:val="0"/>
          <w:lang w:val="sv-SE"/>
        </w:rPr>
        <w:commentReference w:id="66"/>
      </w:r>
      <w:r w:rsidR="00556051" w:rsidRPr="4790DFFC">
        <w:rPr>
          <w:lang w:val="en-GB"/>
        </w:rPr>
        <w:t xml:space="preserve">distribution was equal across all OFIs. </w:t>
      </w:r>
    </w:p>
    <w:p w14:paraId="3ED77A2B" w14:textId="77777777" w:rsidR="00EE54BF" w:rsidRDefault="00EE54BF" w:rsidP="00D570EE">
      <w:pPr>
        <w:pStyle w:val="Brdtext1"/>
        <w:rPr>
          <w:lang w:val="en-GB"/>
        </w:rPr>
      </w:pPr>
    </w:p>
    <w:p w14:paraId="77FB7F74" w14:textId="3D3CD2E6" w:rsidR="00EE54BF" w:rsidRDefault="00EE54BF" w:rsidP="00D570EE">
      <w:pPr>
        <w:pStyle w:val="Brdtext1"/>
        <w:rPr>
          <w:lang w:val="en-GB"/>
        </w:rPr>
      </w:pPr>
    </w:p>
    <w:p w14:paraId="6381C116" w14:textId="77777777" w:rsidR="008D679A" w:rsidRDefault="008D679A" w:rsidP="00D570EE">
      <w:pPr>
        <w:pStyle w:val="Brdtext1"/>
        <w:rPr>
          <w:lang w:val="en-GB"/>
        </w:rPr>
      </w:pPr>
    </w:p>
    <w:p w14:paraId="082D3B68" w14:textId="4FDE52C4" w:rsidR="00756930" w:rsidRDefault="00CA21BF" w:rsidP="00D570EE">
      <w:pPr>
        <w:pStyle w:val="Brdtext1"/>
        <w:rPr>
          <w:lang w:val="en-GB"/>
        </w:rPr>
      </w:pPr>
      <w:commentRangeStart w:id="67"/>
      <w:r w:rsidRPr="4790DFFC">
        <w:rPr>
          <w:lang w:val="en-GB"/>
        </w:rPr>
        <w:t>Table</w:t>
      </w:r>
      <w:r w:rsidR="00E5301C" w:rsidRPr="4790DFFC">
        <w:rPr>
          <w:lang w:val="en-GB"/>
        </w:rPr>
        <w:t xml:space="preserve"> </w:t>
      </w:r>
      <w:r w:rsidR="00EE54BF" w:rsidRPr="4790DFFC">
        <w:rPr>
          <w:lang w:val="en-GB"/>
        </w:rPr>
        <w:t>4</w:t>
      </w:r>
      <w:commentRangeEnd w:id="67"/>
      <w:r w:rsidR="00B36079">
        <w:rPr>
          <w:rStyle w:val="Kommentarsreferens"/>
          <w:bCs w:val="0"/>
          <w:lang w:val="sv-SE"/>
        </w:rPr>
        <w:commentReference w:id="67"/>
      </w:r>
      <w:r w:rsidR="00E5301C" w:rsidRPr="4790DFFC">
        <w:rPr>
          <w:b/>
          <w:lang w:val="en-GB"/>
        </w:rPr>
        <w:t xml:space="preserve"> s</w:t>
      </w:r>
      <w:r w:rsidRPr="4790DFFC">
        <w:rPr>
          <w:lang w:val="en-GB"/>
        </w:rPr>
        <w:t>how</w:t>
      </w:r>
      <w:r w:rsidR="0067577C" w:rsidRPr="4790DFFC">
        <w:rPr>
          <w:lang w:val="en-GB"/>
        </w:rPr>
        <w:t xml:space="preserve"> </w:t>
      </w:r>
      <w:r w:rsidRPr="4790DFFC">
        <w:rPr>
          <w:lang w:val="en-GB"/>
        </w:rPr>
        <w:t>the</w:t>
      </w:r>
      <w:r w:rsidR="00581370" w:rsidRPr="4790DFFC">
        <w:rPr>
          <w:lang w:val="en-GB"/>
        </w:rPr>
        <w:t xml:space="preserve"> </w:t>
      </w:r>
      <w:r w:rsidR="00816584" w:rsidRPr="4790DFFC">
        <w:rPr>
          <w:lang w:val="en-GB"/>
        </w:rPr>
        <w:t>odd ratio</w:t>
      </w:r>
      <w:r w:rsidR="0067577C" w:rsidRPr="4790DFFC">
        <w:rPr>
          <w:lang w:val="en-GB"/>
        </w:rPr>
        <w:t>s</w:t>
      </w:r>
      <w:r w:rsidR="00816584" w:rsidRPr="4790DFFC">
        <w:rPr>
          <w:lang w:val="en-GB"/>
        </w:rPr>
        <w:t xml:space="preserve"> (</w:t>
      </w:r>
      <w:r w:rsidR="00581370" w:rsidRPr="4790DFFC">
        <w:rPr>
          <w:lang w:val="en-GB"/>
        </w:rPr>
        <w:t>OR</w:t>
      </w:r>
      <w:r w:rsidR="00816584" w:rsidRPr="4790DFFC">
        <w:rPr>
          <w:lang w:val="en-GB"/>
        </w:rPr>
        <w:t>)</w:t>
      </w:r>
      <w:r w:rsidR="00581370" w:rsidRPr="4790DFFC">
        <w:rPr>
          <w:lang w:val="en-GB"/>
        </w:rPr>
        <w:t xml:space="preserve"> </w:t>
      </w:r>
      <w:r w:rsidR="00083628" w:rsidRPr="4790DFFC">
        <w:rPr>
          <w:lang w:val="en-GB"/>
        </w:rPr>
        <w:t>for each patient cohort and catego</w:t>
      </w:r>
      <w:r w:rsidR="00A05DEC" w:rsidRPr="4790DFFC">
        <w:rPr>
          <w:lang w:val="en-GB"/>
        </w:rPr>
        <w:t xml:space="preserve">ry of OFI </w:t>
      </w:r>
      <w:r w:rsidR="00CC4DC8" w:rsidRPr="4790DFFC">
        <w:rPr>
          <w:lang w:val="en-GB"/>
        </w:rPr>
        <w:t xml:space="preserve">compared with </w:t>
      </w:r>
      <w:ins w:id="68" w:author="Martin Gerdin Wärnberg" w:date="2023-04-24T20:17:00Z">
        <w:r w:rsidR="00436548">
          <w:rPr>
            <w:lang w:val="en-GB"/>
          </w:rPr>
          <w:t xml:space="preserve">the </w:t>
        </w:r>
      </w:ins>
      <w:r w:rsidR="00E079DC" w:rsidRPr="4790DFFC">
        <w:rPr>
          <w:lang w:val="en-GB"/>
        </w:rPr>
        <w:t>“</w:t>
      </w:r>
      <w:r w:rsidR="00CC4DC8" w:rsidRPr="4790DFFC">
        <w:rPr>
          <w:lang w:val="en-GB"/>
        </w:rPr>
        <w:t>other cohort</w:t>
      </w:r>
      <w:r w:rsidR="00E079DC" w:rsidRPr="4790DFFC">
        <w:rPr>
          <w:lang w:val="en-GB"/>
        </w:rPr>
        <w:t>”</w:t>
      </w:r>
      <w:r w:rsidR="00CC4DC8" w:rsidRPr="4790DFFC">
        <w:rPr>
          <w:lang w:val="en-GB"/>
        </w:rPr>
        <w:t xml:space="preserve"> having no OFI</w:t>
      </w:r>
      <w:r w:rsidR="00E079DC" w:rsidRPr="4790DFFC">
        <w:rPr>
          <w:lang w:val="en-GB"/>
        </w:rPr>
        <w:t>.</w:t>
      </w:r>
      <w:r w:rsidR="00756930" w:rsidRPr="4790DFFC">
        <w:rPr>
          <w:lang w:val="en-GB"/>
        </w:rPr>
        <w:t xml:space="preserve"> </w:t>
      </w:r>
      <w:r w:rsidR="006102C8" w:rsidRPr="4790DFFC">
        <w:rPr>
          <w:lang w:val="en-GB"/>
        </w:rPr>
        <w:t>The</w:t>
      </w:r>
      <w:r w:rsidR="00150324" w:rsidRPr="4790DFFC">
        <w:rPr>
          <w:lang w:val="en-GB"/>
        </w:rPr>
        <w:t xml:space="preserve"> cohort </w:t>
      </w:r>
      <w:r w:rsidR="001C4A05" w:rsidRPr="4790DFFC">
        <w:rPr>
          <w:lang w:val="en-GB"/>
        </w:rPr>
        <w:t>that stood out was</w:t>
      </w:r>
      <w:r w:rsidR="00686AC7" w:rsidRPr="4790DFFC">
        <w:rPr>
          <w:lang w:val="en-GB"/>
        </w:rPr>
        <w:t xml:space="preserve"> </w:t>
      </w:r>
      <w:r w:rsidR="00701031" w:rsidRPr="4790DFFC">
        <w:rPr>
          <w:lang w:val="en-GB"/>
        </w:rPr>
        <w:t>BM</w:t>
      </w:r>
      <w:r w:rsidR="00686AC7" w:rsidRPr="4790DFFC">
        <w:rPr>
          <w:lang w:val="en-GB"/>
        </w:rPr>
        <w:t xml:space="preserve"> without TBI, which was</w:t>
      </w:r>
      <w:r w:rsidR="0070108C" w:rsidRPr="4790DFFC">
        <w:rPr>
          <w:lang w:val="en-GB"/>
        </w:rPr>
        <w:t xml:space="preserve"> </w:t>
      </w:r>
      <w:r w:rsidR="009770F5" w:rsidRPr="4790DFFC">
        <w:rPr>
          <w:lang w:val="en-GB"/>
        </w:rPr>
        <w:t>significantly more</w:t>
      </w:r>
      <w:r w:rsidR="00057323" w:rsidRPr="4790DFFC">
        <w:rPr>
          <w:lang w:val="en-GB"/>
        </w:rPr>
        <w:t xml:space="preserve"> likely to have any category of OFI</w:t>
      </w:r>
      <w:r w:rsidR="002838E2" w:rsidRPr="4790DFFC">
        <w:rPr>
          <w:lang w:val="en-GB"/>
        </w:rPr>
        <w:t xml:space="preserve"> than other cohort having no OFI.</w:t>
      </w:r>
      <w:r w:rsidR="00D37D96" w:rsidRPr="4790DFFC">
        <w:rPr>
          <w:lang w:val="en-GB"/>
        </w:rPr>
        <w:t xml:space="preserve"> </w:t>
      </w:r>
      <w:r w:rsidR="154A551F" w:rsidRPr="4790DFFC">
        <w:rPr>
          <w:lang w:val="en-GB"/>
        </w:rPr>
        <w:t>Of 498</w:t>
      </w:r>
      <w:r w:rsidR="3826F11E" w:rsidRPr="4790DFFC">
        <w:rPr>
          <w:lang w:val="en-GB"/>
        </w:rPr>
        <w:t xml:space="preserve"> patients with </w:t>
      </w:r>
      <w:r w:rsidR="00D37D96" w:rsidRPr="4790DFFC">
        <w:rPr>
          <w:lang w:val="en-GB"/>
        </w:rPr>
        <w:t>MB without TBI</w:t>
      </w:r>
      <w:r w:rsidR="00E5C25E" w:rsidRPr="4790DFFC">
        <w:rPr>
          <w:lang w:val="en-GB"/>
        </w:rPr>
        <w:t>, 42</w:t>
      </w:r>
      <w:r w:rsidR="00D37D96" w:rsidRPr="4790DFFC">
        <w:rPr>
          <w:lang w:val="en-GB"/>
        </w:rPr>
        <w:t xml:space="preserve"> </w:t>
      </w:r>
      <w:r w:rsidR="00F77792" w:rsidRPr="4790DFFC">
        <w:rPr>
          <w:lang w:val="en-GB"/>
        </w:rPr>
        <w:t xml:space="preserve">had </w:t>
      </w:r>
      <w:r w:rsidR="211D56BD" w:rsidRPr="4790DFFC">
        <w:rPr>
          <w:lang w:val="en-GB"/>
        </w:rPr>
        <w:t>an error in judgement (</w:t>
      </w:r>
      <w:ins w:id="69" w:author="Martin Gerdin Wärnberg" w:date="2023-04-24T20:17:00Z">
        <w:r w:rsidR="00436548">
          <w:rPr>
            <w:lang w:val="en-GB"/>
          </w:rPr>
          <w:t>T</w:t>
        </w:r>
      </w:ins>
      <w:del w:id="70" w:author="Martin Gerdin Wärnberg" w:date="2023-04-24T20:17:00Z">
        <w:r w:rsidR="211D56BD" w:rsidRPr="4790DFFC" w:rsidDel="00436548">
          <w:rPr>
            <w:lang w:val="en-GB"/>
          </w:rPr>
          <w:delText>t</w:delText>
        </w:r>
      </w:del>
      <w:r w:rsidR="211D56BD" w:rsidRPr="4790DFFC">
        <w:rPr>
          <w:lang w:val="en-GB"/>
        </w:rPr>
        <w:t>able 3.) and an OR of</w:t>
      </w:r>
      <w:r w:rsidR="00F77792" w:rsidRPr="4790DFFC">
        <w:rPr>
          <w:lang w:val="en-GB"/>
        </w:rPr>
        <w:t xml:space="preserve"> </w:t>
      </w:r>
      <w:r w:rsidR="00092874" w:rsidRPr="4790DFFC">
        <w:rPr>
          <w:lang w:val="en-GB"/>
        </w:rPr>
        <w:t>6.48</w:t>
      </w:r>
      <w:r w:rsidR="006C298B" w:rsidRPr="4790DFFC">
        <w:rPr>
          <w:lang w:val="en-GB"/>
        </w:rPr>
        <w:t xml:space="preserve">. </w:t>
      </w:r>
      <w:r w:rsidR="7F6E956F" w:rsidRPr="4790DFFC">
        <w:rPr>
          <w:lang w:val="en-GB"/>
        </w:rPr>
        <w:t>The cohort was also about 4</w:t>
      </w:r>
      <w:r w:rsidR="00B92F2E" w:rsidRPr="4790DFFC">
        <w:rPr>
          <w:lang w:val="en-GB"/>
        </w:rPr>
        <w:t xml:space="preserve"> times </w:t>
      </w:r>
      <w:r w:rsidR="121E267A" w:rsidRPr="4790DFFC">
        <w:rPr>
          <w:lang w:val="en-GB"/>
        </w:rPr>
        <w:t>more likely to have</w:t>
      </w:r>
      <w:r w:rsidR="00B92F2E" w:rsidRPr="4790DFFC">
        <w:rPr>
          <w:lang w:val="en-GB"/>
        </w:rPr>
        <w:t xml:space="preserve"> </w:t>
      </w:r>
      <w:r w:rsidR="00E836FE" w:rsidRPr="4790DFFC">
        <w:rPr>
          <w:lang w:val="en-GB"/>
        </w:rPr>
        <w:t>delays</w:t>
      </w:r>
      <w:r w:rsidR="006F3570" w:rsidRPr="4790DFFC">
        <w:rPr>
          <w:lang w:val="en-GB"/>
        </w:rPr>
        <w:t>, technical issues</w:t>
      </w:r>
      <w:r w:rsidR="00E836FE" w:rsidRPr="4790DFFC">
        <w:rPr>
          <w:lang w:val="en-GB"/>
        </w:rPr>
        <w:t xml:space="preserve"> and other OFIs </w:t>
      </w:r>
      <w:r w:rsidR="00625DC1" w:rsidRPr="4790DFFC">
        <w:rPr>
          <w:lang w:val="en-GB"/>
        </w:rPr>
        <w:t xml:space="preserve">such as </w:t>
      </w:r>
      <w:r w:rsidR="00C36C41" w:rsidRPr="4790DFFC">
        <w:rPr>
          <w:lang w:val="en-GB"/>
        </w:rPr>
        <w:t>faults</w:t>
      </w:r>
      <w:r w:rsidR="00657F0C" w:rsidRPr="4790DFFC">
        <w:rPr>
          <w:lang w:val="en-GB"/>
        </w:rPr>
        <w:t xml:space="preserve"> in communication, </w:t>
      </w:r>
      <w:r w:rsidR="0012140C" w:rsidRPr="4790DFFC">
        <w:rPr>
          <w:lang w:val="en-GB"/>
        </w:rPr>
        <w:t>documentation,</w:t>
      </w:r>
      <w:r w:rsidR="00657F0C" w:rsidRPr="4790DFFC">
        <w:rPr>
          <w:lang w:val="en-GB"/>
        </w:rPr>
        <w:t xml:space="preserve"> or </w:t>
      </w:r>
      <w:r w:rsidR="001907EA" w:rsidRPr="4790DFFC">
        <w:rPr>
          <w:lang w:val="en-GB"/>
        </w:rPr>
        <w:t>resources.</w:t>
      </w:r>
      <w:r w:rsidR="006F3570" w:rsidRPr="4790DFFC">
        <w:rPr>
          <w:lang w:val="en-GB"/>
        </w:rPr>
        <w:t xml:space="preserve"> </w:t>
      </w:r>
      <w:r w:rsidR="006C6B8B">
        <w:rPr>
          <w:lang w:val="en-GB"/>
        </w:rPr>
        <w:t xml:space="preserve">The risk of preventable death was 4,53. </w:t>
      </w:r>
      <w:r w:rsidR="001907EA" w:rsidRPr="4790DFFC">
        <w:rPr>
          <w:lang w:val="en-GB"/>
        </w:rPr>
        <w:t xml:space="preserve"> </w:t>
      </w:r>
    </w:p>
    <w:p w14:paraId="7CE3A688" w14:textId="77777777" w:rsidR="00756930" w:rsidRPr="003F7195" w:rsidRDefault="00756930" w:rsidP="00D570EE">
      <w:pPr>
        <w:pStyle w:val="Brdtext1"/>
        <w:rPr>
          <w:lang w:val="en-GB"/>
        </w:rPr>
      </w:pPr>
    </w:p>
    <w:p w14:paraId="01CA3602" w14:textId="49CFBABE" w:rsidR="009D00B6" w:rsidRPr="003F7195" w:rsidRDefault="00BC1826" w:rsidP="00D10F3F">
      <w:pPr>
        <w:pStyle w:val="Brdtext1"/>
        <w:jc w:val="left"/>
        <w:rPr>
          <w:lang w:val="en-GB"/>
        </w:rPr>
      </w:pPr>
      <w:r w:rsidRPr="00BC1826">
        <w:rPr>
          <w:noProof/>
          <w:lang w:val="en-GB"/>
        </w:rPr>
        <w:drawing>
          <wp:inline distT="0" distB="0" distL="0" distR="0" wp14:anchorId="03CBF3ED" wp14:editId="0325187C">
            <wp:extent cx="2759218" cy="2747962"/>
            <wp:effectExtent l="0" t="0" r="3175" b="0"/>
            <wp:docPr id="14" name="Bildobjekt 14"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objekt 14" descr="En bild som visar bord&#10;&#10;Automatiskt genererad beskrivning"/>
                    <pic:cNvPicPr/>
                  </pic:nvPicPr>
                  <pic:blipFill>
                    <a:blip r:embed="rId20"/>
                    <a:stretch>
                      <a:fillRect/>
                    </a:stretch>
                  </pic:blipFill>
                  <pic:spPr>
                    <a:xfrm>
                      <a:off x="0" y="0"/>
                      <a:ext cx="2783066" cy="2771713"/>
                    </a:xfrm>
                    <a:prstGeom prst="rect">
                      <a:avLst/>
                    </a:prstGeom>
                  </pic:spPr>
                </pic:pic>
              </a:graphicData>
            </a:graphic>
          </wp:inline>
        </w:drawing>
      </w:r>
      <w:r w:rsidR="00D421BF" w:rsidRPr="00D421BF">
        <w:rPr>
          <w:noProof/>
          <w:lang w:val="en-GB"/>
        </w:rPr>
        <w:drawing>
          <wp:inline distT="0" distB="0" distL="0" distR="0" wp14:anchorId="413BF679" wp14:editId="7C193A33">
            <wp:extent cx="2762250" cy="2565838"/>
            <wp:effectExtent l="0" t="0" r="0" b="6350"/>
            <wp:docPr id="15" name="Bildobjekt 15"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15" descr="En bild som visar bord&#10;&#10;Automatiskt genererad beskrivning"/>
                    <pic:cNvPicPr/>
                  </pic:nvPicPr>
                  <pic:blipFill>
                    <a:blip r:embed="rId21"/>
                    <a:stretch>
                      <a:fillRect/>
                    </a:stretch>
                  </pic:blipFill>
                  <pic:spPr>
                    <a:xfrm>
                      <a:off x="0" y="0"/>
                      <a:ext cx="2784538" cy="2586542"/>
                    </a:xfrm>
                    <a:prstGeom prst="rect">
                      <a:avLst/>
                    </a:prstGeom>
                  </pic:spPr>
                </pic:pic>
              </a:graphicData>
            </a:graphic>
          </wp:inline>
        </w:drawing>
      </w:r>
    </w:p>
    <w:p w14:paraId="500393F7" w14:textId="77777777" w:rsidR="00C03E95" w:rsidRDefault="00C03E95" w:rsidP="00D570EE">
      <w:pPr>
        <w:pStyle w:val="Brdtext1"/>
        <w:rPr>
          <w:lang w:val="en-GB"/>
        </w:rPr>
      </w:pPr>
    </w:p>
    <w:p w14:paraId="599B2108" w14:textId="46BD8813" w:rsidR="00000DE3" w:rsidRDefault="00EF7AC5" w:rsidP="00D570EE">
      <w:pPr>
        <w:pStyle w:val="Brdtext1"/>
        <w:rPr>
          <w:lang w:val="en-GB"/>
        </w:rPr>
      </w:pPr>
      <w:r w:rsidRPr="4790DFFC">
        <w:rPr>
          <w:lang w:val="en-GB"/>
        </w:rPr>
        <w:t xml:space="preserve">BM with TBI had less significant results. </w:t>
      </w:r>
      <w:r w:rsidR="00BD5E50">
        <w:rPr>
          <w:lang w:val="en-GB"/>
        </w:rPr>
        <w:t xml:space="preserve">Most </w:t>
      </w:r>
      <w:r w:rsidR="00E0767F">
        <w:rPr>
          <w:lang w:val="en-GB"/>
        </w:rPr>
        <w:t>substantial</w:t>
      </w:r>
      <w:r w:rsidR="00BD5E50">
        <w:rPr>
          <w:lang w:val="en-GB"/>
        </w:rPr>
        <w:t xml:space="preserve"> was</w:t>
      </w:r>
      <w:r w:rsidR="00463B1B" w:rsidRPr="4790DFFC">
        <w:rPr>
          <w:lang w:val="en-GB"/>
        </w:rPr>
        <w:t xml:space="preserve"> </w:t>
      </w:r>
      <w:r w:rsidR="00097CEE" w:rsidRPr="4790DFFC">
        <w:rPr>
          <w:lang w:val="en-GB"/>
        </w:rPr>
        <w:t>high risk of</w:t>
      </w:r>
      <w:r w:rsidR="00280955" w:rsidRPr="4790DFFC">
        <w:rPr>
          <w:lang w:val="en-GB"/>
        </w:rPr>
        <w:t xml:space="preserve"> preventable deaths</w:t>
      </w:r>
      <w:r w:rsidR="00097CEE" w:rsidRPr="4790DFFC">
        <w:rPr>
          <w:lang w:val="en-GB"/>
        </w:rPr>
        <w:t xml:space="preserve"> (</w:t>
      </w:r>
      <w:commentRangeStart w:id="71"/>
      <w:r w:rsidR="003F6BCB" w:rsidRPr="4790DFFC">
        <w:rPr>
          <w:lang w:val="en-GB"/>
        </w:rPr>
        <w:t>7</w:t>
      </w:r>
      <w:r w:rsidR="00000F7F" w:rsidRPr="4790DFFC">
        <w:rPr>
          <w:lang w:val="en-GB"/>
        </w:rPr>
        <w:t>.25</w:t>
      </w:r>
      <w:commentRangeEnd w:id="71"/>
      <w:r w:rsidR="00436548">
        <w:rPr>
          <w:rStyle w:val="Kommentarsreferens"/>
          <w:bCs w:val="0"/>
          <w:lang w:val="sv-SE"/>
        </w:rPr>
        <w:commentReference w:id="71"/>
      </w:r>
      <w:r w:rsidR="00000F7F" w:rsidRPr="4790DFFC">
        <w:rPr>
          <w:lang w:val="en-GB"/>
        </w:rPr>
        <w:t xml:space="preserve">). </w:t>
      </w:r>
      <w:r w:rsidR="00B1344E" w:rsidRPr="4790DFFC">
        <w:rPr>
          <w:lang w:val="en-GB"/>
        </w:rPr>
        <w:t>The cohort was also more likely to have delays in treatment</w:t>
      </w:r>
      <w:r w:rsidR="00BB3F34" w:rsidRPr="4790DFFC">
        <w:rPr>
          <w:lang w:val="en-GB"/>
        </w:rPr>
        <w:t>.</w:t>
      </w:r>
      <w:r w:rsidR="00AC4A38" w:rsidRPr="4790DFFC">
        <w:rPr>
          <w:lang w:val="en-GB"/>
        </w:rPr>
        <w:t xml:space="preserve"> Isolated TBI </w:t>
      </w:r>
      <w:r w:rsidR="00602AAE" w:rsidRPr="4790DFFC">
        <w:rPr>
          <w:lang w:val="en-GB"/>
        </w:rPr>
        <w:t xml:space="preserve">had significant results of higher risk for </w:t>
      </w:r>
      <w:r w:rsidR="002D785F" w:rsidRPr="4790DFFC">
        <w:rPr>
          <w:lang w:val="en-GB"/>
        </w:rPr>
        <w:t>delays in treatment (</w:t>
      </w:r>
      <w:r w:rsidR="00475BAC" w:rsidRPr="4790DFFC">
        <w:rPr>
          <w:lang w:val="en-GB"/>
        </w:rPr>
        <w:t xml:space="preserve">4.47). </w:t>
      </w:r>
      <w:r w:rsidR="001B7C86" w:rsidRPr="4790DFFC">
        <w:rPr>
          <w:lang w:val="en-GB"/>
        </w:rPr>
        <w:t>Patients suffering severe penetrating traum</w:t>
      </w:r>
      <w:r w:rsidR="0866FDBA" w:rsidRPr="4790DFFC">
        <w:rPr>
          <w:lang w:val="en-GB"/>
        </w:rPr>
        <w:t>a</w:t>
      </w:r>
      <w:r w:rsidR="001B7C86" w:rsidRPr="4790DFFC">
        <w:rPr>
          <w:lang w:val="en-GB"/>
        </w:rPr>
        <w:t xml:space="preserve"> were </w:t>
      </w:r>
      <w:r w:rsidR="005F6341" w:rsidRPr="4790DFFC">
        <w:rPr>
          <w:lang w:val="en-GB"/>
        </w:rPr>
        <w:t xml:space="preserve">more likely to have technical errors </w:t>
      </w:r>
      <w:r w:rsidR="003A124D" w:rsidRPr="4790DFFC">
        <w:rPr>
          <w:lang w:val="en-GB"/>
        </w:rPr>
        <w:t>(</w:t>
      </w:r>
      <w:r w:rsidR="009A53B4" w:rsidRPr="4790DFFC">
        <w:rPr>
          <w:lang w:val="en-GB"/>
        </w:rPr>
        <w:t>3.16), error in judgement (</w:t>
      </w:r>
      <w:r w:rsidR="00041AD5" w:rsidRPr="4790DFFC">
        <w:rPr>
          <w:lang w:val="en-GB"/>
        </w:rPr>
        <w:t>2.69) and preventable death (</w:t>
      </w:r>
      <w:r w:rsidR="0066135F" w:rsidRPr="4790DFFC">
        <w:rPr>
          <w:lang w:val="en-GB"/>
        </w:rPr>
        <w:t xml:space="preserve">4.53). </w:t>
      </w:r>
    </w:p>
    <w:p w14:paraId="313C57E0" w14:textId="77777777" w:rsidR="00475BAC" w:rsidRDefault="00475BAC" w:rsidP="00D570EE">
      <w:pPr>
        <w:pStyle w:val="Brdtext1"/>
        <w:rPr>
          <w:lang w:val="en-GB"/>
        </w:rPr>
      </w:pPr>
    </w:p>
    <w:p w14:paraId="6AC6E7CA" w14:textId="76A07128" w:rsidR="00EB3843" w:rsidRDefault="00000DE3" w:rsidP="00D570EE">
      <w:pPr>
        <w:pStyle w:val="Brdtext1"/>
        <w:rPr>
          <w:lang w:val="en-GB"/>
        </w:rPr>
      </w:pPr>
      <w:r w:rsidRPr="4C38FFD1">
        <w:rPr>
          <w:lang w:val="en-GB"/>
        </w:rPr>
        <w:t>After</w:t>
      </w:r>
      <w:r w:rsidR="00B6592E" w:rsidRPr="4C38FFD1">
        <w:rPr>
          <w:lang w:val="en-GB"/>
        </w:rPr>
        <w:t xml:space="preserve"> adjusting for age, gender and NISS-score,</w:t>
      </w:r>
      <w:r w:rsidR="00E656FC" w:rsidRPr="4C38FFD1">
        <w:rPr>
          <w:lang w:val="en-GB"/>
        </w:rPr>
        <w:t xml:space="preserve"> </w:t>
      </w:r>
      <w:r w:rsidR="0FC6E807" w:rsidRPr="4C38FFD1">
        <w:rPr>
          <w:lang w:val="en-GB"/>
        </w:rPr>
        <w:t xml:space="preserve">results for BM without TBI remained </w:t>
      </w:r>
      <w:r w:rsidR="2EEF9392" w:rsidRPr="4C38FFD1">
        <w:rPr>
          <w:lang w:val="en-GB"/>
        </w:rPr>
        <w:t xml:space="preserve">significant. </w:t>
      </w:r>
      <w:r w:rsidR="00A733B8" w:rsidRPr="4C38FFD1">
        <w:rPr>
          <w:lang w:val="en-GB"/>
        </w:rPr>
        <w:t>The OR</w:t>
      </w:r>
      <w:r w:rsidR="00D24586" w:rsidRPr="4C38FFD1">
        <w:rPr>
          <w:lang w:val="en-GB"/>
        </w:rPr>
        <w:t>s</w:t>
      </w:r>
      <w:r w:rsidR="00A733B8" w:rsidRPr="4C38FFD1">
        <w:rPr>
          <w:lang w:val="en-GB"/>
        </w:rPr>
        <w:t xml:space="preserve"> for </w:t>
      </w:r>
      <w:r w:rsidR="003B3E8A" w:rsidRPr="4C38FFD1">
        <w:rPr>
          <w:lang w:val="en-GB"/>
        </w:rPr>
        <w:t>NISS</w:t>
      </w:r>
      <w:r w:rsidR="00FD697A" w:rsidRPr="4C38FFD1">
        <w:rPr>
          <w:lang w:val="en-GB"/>
        </w:rPr>
        <w:t>, age</w:t>
      </w:r>
      <w:r w:rsidR="003B3E8A" w:rsidRPr="4C38FFD1">
        <w:rPr>
          <w:lang w:val="en-GB"/>
        </w:rPr>
        <w:t xml:space="preserve"> and gender</w:t>
      </w:r>
      <w:r w:rsidR="00D24586" w:rsidRPr="4C38FFD1">
        <w:rPr>
          <w:lang w:val="en-GB"/>
        </w:rPr>
        <w:t xml:space="preserve">, </w:t>
      </w:r>
      <w:r w:rsidR="003B3E8A" w:rsidRPr="4C38FFD1">
        <w:rPr>
          <w:lang w:val="en-GB"/>
        </w:rPr>
        <w:t>with female set to reference</w:t>
      </w:r>
      <w:r w:rsidR="00D24586" w:rsidRPr="4C38FFD1">
        <w:rPr>
          <w:lang w:val="en-GB"/>
        </w:rPr>
        <w:t>,</w:t>
      </w:r>
      <w:r w:rsidR="003B3E8A" w:rsidRPr="4C38FFD1">
        <w:rPr>
          <w:lang w:val="en-GB"/>
        </w:rPr>
        <w:t xml:space="preserve"> w</w:t>
      </w:r>
      <w:r w:rsidR="00D24586" w:rsidRPr="4C38FFD1">
        <w:rPr>
          <w:lang w:val="en-GB"/>
        </w:rPr>
        <w:t>ere</w:t>
      </w:r>
      <w:r w:rsidR="003B3E8A" w:rsidRPr="4C38FFD1">
        <w:rPr>
          <w:lang w:val="en-GB"/>
        </w:rPr>
        <w:t xml:space="preserve"> </w:t>
      </w:r>
      <w:r w:rsidR="000F2FC6" w:rsidRPr="4C38FFD1">
        <w:rPr>
          <w:lang w:val="en-GB"/>
        </w:rPr>
        <w:t xml:space="preserve">approximately </w:t>
      </w:r>
      <w:r w:rsidR="00182DDA" w:rsidRPr="4C38FFD1">
        <w:rPr>
          <w:lang w:val="en-GB"/>
        </w:rPr>
        <w:t>1</w:t>
      </w:r>
      <w:r w:rsidR="00FD697A" w:rsidRPr="4C38FFD1">
        <w:rPr>
          <w:lang w:val="en-GB"/>
        </w:rPr>
        <w:t xml:space="preserve"> for all categories of OFI</w:t>
      </w:r>
      <w:r w:rsidR="003806C8" w:rsidRPr="4C38FFD1">
        <w:rPr>
          <w:lang w:val="en-GB"/>
        </w:rPr>
        <w:t xml:space="preserve">, implying </w:t>
      </w:r>
      <w:r w:rsidR="14F0F092" w:rsidRPr="4C38FFD1">
        <w:rPr>
          <w:lang w:val="en-GB"/>
        </w:rPr>
        <w:t xml:space="preserve">small </w:t>
      </w:r>
      <w:r w:rsidR="00DC6113" w:rsidRPr="4C38FFD1">
        <w:rPr>
          <w:lang w:val="en-GB"/>
        </w:rPr>
        <w:t>explanator</w:t>
      </w:r>
      <w:r w:rsidR="32784C43" w:rsidRPr="4C38FFD1">
        <w:rPr>
          <w:lang w:val="en-GB"/>
        </w:rPr>
        <w:t>y</w:t>
      </w:r>
      <w:r w:rsidR="00D25D56" w:rsidRPr="4C38FFD1">
        <w:rPr>
          <w:lang w:val="en-GB"/>
        </w:rPr>
        <w:t xml:space="preserve"> </w:t>
      </w:r>
      <w:r w:rsidR="001F0F3A" w:rsidRPr="4C38FFD1">
        <w:rPr>
          <w:lang w:val="en-GB"/>
        </w:rPr>
        <w:t>valu</w:t>
      </w:r>
      <w:r w:rsidR="00C775D4">
        <w:rPr>
          <w:lang w:val="en-GB"/>
        </w:rPr>
        <w:t>e.</w:t>
      </w:r>
      <w:r w:rsidR="689F6E3A" w:rsidRPr="4C38FFD1">
        <w:rPr>
          <w:lang w:val="en-GB"/>
        </w:rPr>
        <w:t xml:space="preserve"> Statistical significance on a 0.05 level was however lost for </w:t>
      </w:r>
      <w:r w:rsidR="52DB3EB7" w:rsidRPr="4C38FFD1">
        <w:rPr>
          <w:lang w:val="en-GB"/>
        </w:rPr>
        <w:t xml:space="preserve">all other cohorts. This could in part be explained by smaller </w:t>
      </w:r>
      <w:r w:rsidR="28258CC1" w:rsidRPr="4C38FFD1">
        <w:rPr>
          <w:lang w:val="en-GB"/>
        </w:rPr>
        <w:t xml:space="preserve">data in these groups. </w:t>
      </w:r>
    </w:p>
    <w:p w14:paraId="04220691" w14:textId="77777777" w:rsidR="00EB3843" w:rsidRDefault="00EB3843">
      <w:pPr>
        <w:rPr>
          <w:bCs/>
          <w:lang w:val="en-GB"/>
        </w:rPr>
      </w:pPr>
      <w:r>
        <w:rPr>
          <w:lang w:val="en-GB"/>
        </w:rPr>
        <w:br w:type="page"/>
      </w:r>
    </w:p>
    <w:p w14:paraId="01320801" w14:textId="451CF866" w:rsidR="00BA17E0" w:rsidRPr="003F7195" w:rsidRDefault="00EB3843" w:rsidP="00856FC9">
      <w:pPr>
        <w:pStyle w:val="Brdtext1"/>
        <w:jc w:val="left"/>
        <w:rPr>
          <w:lang w:val="en-GB"/>
        </w:rPr>
      </w:pPr>
      <w:r>
        <w:rPr>
          <w:bCs w:val="0"/>
          <w:noProof/>
          <w:lang w:val="en-GB"/>
        </w:rPr>
        <w:lastRenderedPageBreak/>
        <w:drawing>
          <wp:inline distT="0" distB="0" distL="0" distR="0" wp14:anchorId="1F60FDED" wp14:editId="08A3C5A5">
            <wp:extent cx="9726634" cy="5874747"/>
            <wp:effectExtent l="1905" t="0" r="0" b="0"/>
            <wp:docPr id="13" name="Bildobjekt 13" descr="En bild som visar text, kvitto&#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3" descr="En bild som visar text, kvitto&#10;&#10;Automatiskt genererad beskrivning"/>
                    <pic:cNvPicPr>
                      <a:picLocks noChangeAspect="1" noChangeArrowheads="1"/>
                    </pic:cNvPicPr>
                  </pic:nvPicPr>
                  <pic:blipFill rotWithShape="1">
                    <a:blip r:embed="rId22">
                      <a:extLst>
                        <a:ext uri="{28A0092B-C50C-407E-A947-70E740481C1C}">
                          <a14:useLocalDpi xmlns:a14="http://schemas.microsoft.com/office/drawing/2010/main" val="0"/>
                        </a:ext>
                      </a:extLst>
                    </a:blip>
                    <a:srcRect l="7704" t="10372" r="-116" b="28800"/>
                    <a:stretch/>
                  </pic:blipFill>
                  <pic:spPr bwMode="auto">
                    <a:xfrm rot="16200000">
                      <a:off x="0" y="0"/>
                      <a:ext cx="9816158" cy="5928818"/>
                    </a:xfrm>
                    <a:prstGeom prst="rect">
                      <a:avLst/>
                    </a:prstGeom>
                    <a:noFill/>
                    <a:ln>
                      <a:noFill/>
                    </a:ln>
                    <a:extLst>
                      <a:ext uri="{53640926-AAD7-44D8-BBD7-CCE9431645EC}">
                        <a14:shadowObscured xmlns:a14="http://schemas.microsoft.com/office/drawing/2010/main"/>
                      </a:ext>
                    </a:extLst>
                  </pic:spPr>
                </pic:pic>
              </a:graphicData>
            </a:graphic>
          </wp:inline>
        </w:drawing>
      </w:r>
    </w:p>
    <w:p w14:paraId="60C10E10" w14:textId="4233E7B7" w:rsidR="00BA17E0" w:rsidRPr="003B5C01" w:rsidRDefault="003D207B" w:rsidP="00FB78FE">
      <w:pPr>
        <w:tabs>
          <w:tab w:val="right" w:pos="9071"/>
        </w:tabs>
        <w:rPr>
          <w:bCs/>
          <w:lang w:val="en-GB"/>
        </w:rPr>
      </w:pPr>
      <w:r w:rsidRPr="00BD5EBD">
        <w:rPr>
          <w:noProof/>
          <w:lang w:val="en-GB"/>
        </w:rPr>
        <w:lastRenderedPageBreak/>
        <w:drawing>
          <wp:anchor distT="0" distB="0" distL="114300" distR="114300" simplePos="0" relativeHeight="251658245" behindDoc="0" locked="0" layoutInCell="1" allowOverlap="1" wp14:anchorId="7EFFEB32" wp14:editId="4990757D">
            <wp:simplePos x="0" y="0"/>
            <wp:positionH relativeFrom="margin">
              <wp:align>left</wp:align>
            </wp:positionH>
            <wp:positionV relativeFrom="paragraph">
              <wp:posOffset>1564640</wp:posOffset>
            </wp:positionV>
            <wp:extent cx="8886825" cy="5758180"/>
            <wp:effectExtent l="2223" t="0" r="0" b="0"/>
            <wp:wrapTopAndBottom/>
            <wp:docPr id="12" name="Bildobjekt 12"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2" descr="En bild som visar bord&#10;&#10;Automatiskt genererad beskrivning"/>
                    <pic:cNvPicPr/>
                  </pic:nvPicPr>
                  <pic:blipFill>
                    <a:blip r:embed="rId23"/>
                    <a:stretch>
                      <a:fillRect/>
                    </a:stretch>
                  </pic:blipFill>
                  <pic:spPr>
                    <a:xfrm rot="16200000">
                      <a:off x="0" y="0"/>
                      <a:ext cx="8886825" cy="5758180"/>
                    </a:xfrm>
                    <a:prstGeom prst="rect">
                      <a:avLst/>
                    </a:prstGeom>
                  </pic:spPr>
                </pic:pic>
              </a:graphicData>
            </a:graphic>
            <wp14:sizeRelH relativeFrom="margin">
              <wp14:pctWidth>0</wp14:pctWidth>
            </wp14:sizeRelH>
            <wp14:sizeRelV relativeFrom="margin">
              <wp14:pctHeight>0</wp14:pctHeight>
            </wp14:sizeRelV>
          </wp:anchor>
        </w:drawing>
      </w:r>
      <w:r w:rsidR="00BD5EBD">
        <w:rPr>
          <w:lang w:val="en-GB"/>
        </w:rPr>
        <w:br w:type="page"/>
      </w:r>
      <w:r w:rsidR="00FB78FE">
        <w:rPr>
          <w:lang w:val="en-GB"/>
        </w:rPr>
        <w:lastRenderedPageBreak/>
        <w:tab/>
      </w:r>
    </w:p>
    <w:p w14:paraId="1B6FDE08" w14:textId="066F825D" w:rsidR="00E968B6" w:rsidRPr="003F7195" w:rsidRDefault="00530496" w:rsidP="00E968B6">
      <w:pPr>
        <w:pStyle w:val="Rubrik1"/>
        <w:rPr>
          <w:lang w:val="en-GB"/>
        </w:rPr>
      </w:pPr>
      <w:r w:rsidRPr="003F7195">
        <w:rPr>
          <w:lang w:val="en-GB"/>
        </w:rPr>
        <w:t xml:space="preserve">Discussion </w:t>
      </w:r>
    </w:p>
    <w:p w14:paraId="1356C9E9" w14:textId="4FCE5875" w:rsidR="00501BB0" w:rsidRDefault="00BA4BC3" w:rsidP="00FA2E5B">
      <w:pPr>
        <w:pStyle w:val="Brdtext1"/>
        <w:rPr>
          <w:lang w:val="en-GB"/>
        </w:rPr>
      </w:pPr>
      <w:commentRangeStart w:id="72"/>
      <w:r w:rsidRPr="003F7195">
        <w:rPr>
          <w:lang w:val="en-GB"/>
        </w:rPr>
        <w:t xml:space="preserve">Evaluation and quality assessment is essential in </w:t>
      </w:r>
      <w:r w:rsidR="00BE0978" w:rsidRPr="003F7195">
        <w:rPr>
          <w:lang w:val="en-GB"/>
        </w:rPr>
        <w:t xml:space="preserve">modern trauma systems implemented in most modern countries. </w:t>
      </w:r>
      <w:r w:rsidR="0081434F" w:rsidRPr="003F7195">
        <w:rPr>
          <w:lang w:val="en-GB"/>
        </w:rPr>
        <w:t xml:space="preserve">Several studies have demonstrated that the implementation of protocols </w:t>
      </w:r>
      <w:r w:rsidR="00FA2E5B" w:rsidRPr="003F7195">
        <w:rPr>
          <w:lang w:val="en-GB"/>
        </w:rPr>
        <w:t>to decrease human error</w:t>
      </w:r>
      <w:r w:rsidR="003F4C91" w:rsidRPr="003F7195">
        <w:rPr>
          <w:lang w:val="en-GB"/>
        </w:rPr>
        <w:t>s and system</w:t>
      </w:r>
      <w:r w:rsidR="00466AC8" w:rsidRPr="003F7195">
        <w:rPr>
          <w:lang w:val="en-GB"/>
        </w:rPr>
        <w:t xml:space="preserve"> dysfunctions in tra</w:t>
      </w:r>
      <w:r w:rsidR="008F43D8" w:rsidRPr="003F7195">
        <w:rPr>
          <w:lang w:val="en-GB"/>
        </w:rPr>
        <w:t>uma</w:t>
      </w:r>
      <w:r w:rsidR="00FD294E" w:rsidRPr="003F7195">
        <w:rPr>
          <w:lang w:val="en-GB"/>
        </w:rPr>
        <w:t xml:space="preserve"> care are able to </w:t>
      </w:r>
      <w:r w:rsidR="007A5BC0" w:rsidRPr="003F7195">
        <w:rPr>
          <w:lang w:val="en-GB"/>
        </w:rPr>
        <w:t>improve quality of care and decrease preventable trauma death</w:t>
      </w:r>
      <w:r w:rsidR="006D2994">
        <w:rPr>
          <w:lang w:val="en-GB"/>
        </w:rPr>
        <w:t xml:space="preserve"> </w:t>
      </w:r>
      <w:r w:rsidR="00E2778C">
        <w:rPr>
          <w:lang w:val="en-GB"/>
        </w:rPr>
        <w:fldChar w:fldCharType="begin"/>
      </w:r>
      <w:r w:rsidR="00F41306">
        <w:rPr>
          <w:lang w:val="en-GB"/>
        </w:rPr>
        <w:instrText xml:space="preserve"> ADDIN ZOTERO_ITEM CSL_CITATION {"citationID":"oWRpKVAn","properties":{"formattedCitation":"(6,11)","plainCitation":"(6,11)","noteIndex":0},"citationItems":[{"id":28,"uris":["http://zotero.org/users/local/dRJOFA2S/items/6EJ3EIIY"],"itemData":{"id":28,"type":"article-journal","abstract":"Preventable trauma deaths are defined as deaths which could be avoided if optimal care has been delivered. Studies on preventable trauma deaths have been accomplished initially with panel reviews of pre-hospital and hospital charts. However, several investigators questioned the reliability and validity of this method because of low reproducibility of implicit judgments when they are made by different experts. Nevertheless, number of studies were published all around the world and ultimately gained some credibility, particularly in regions where comparisons were made before and after trauma system implementation with a resultant fall in mortality. During the last decade of century the method of comparing observed survival with probability of survival calculated from large trauma registries has obtained popularity. Preventable trauma deaths were identified as deaths occurred notwithstanding a high calculated probability of survival. In recent years, preventable trauma deaths studies have been replaced by population-based studies, which use databases representative of overall population, therefore with high epidemiologic value. These databases contain readily available information which carry out the advantage of objectivity and large numbers. Nowadays, population-based researches provide the strongest evidence regarding the effectiveness of trauma systems and trauma centers on patient outcomes.","container-title":"World Journal of Emergency Surgery","DOI":"10.1186/1749-7922-1-12","ISSN":"1749-7922","journalAbbreviation":"World J Emerg Surg","note":"PMID: 16759417\nPMCID: PMC1475565","page":"12","source":"PubMed Central","title":"Preventable trauma deaths: from panel review to population based-studies","title-short":"Preventable trauma deaths","volume":"1","author":[{"family":"Chiara","given":"Osvaldo"},{"family":"Cimbanassi","given":"Stefania"},{"family":"Pitidis","given":"Alessio"},{"family":"Vesconi","given":"Sergio"}],"issued":{"date-parts":[["2006",4,11]]}}},{"id":48,"uris":["http://zotero.org/users/local/dRJOFA2S/items/M2H78JED"],"itemData":{"id":48,"type":"webpage","container-title":"Agency for Clinical Innovation","language":"en","note":"Last Modified: 2020-11-20T21:11:04+11:00\npublisher: Agency for Clinical Innovation (ACI)","title":"Trauma system","URL":"https://aci.health.nsw.gov.au/networks/institute-of-trauma-and-injury-management/clinical/trauma_system","author":[{"family":"Innovation","given":"Agency for Clinical"}],"accessed":{"date-parts":[["2023",1,26]]},"issued":{"date-parts":[["2014",10,2]]}}}],"schema":"https://github.com/citation-style-language/schema/raw/master/csl-citation.json"} </w:instrText>
      </w:r>
      <w:r w:rsidR="00E2778C">
        <w:rPr>
          <w:lang w:val="en-GB"/>
        </w:rPr>
        <w:fldChar w:fldCharType="separate"/>
      </w:r>
      <w:r w:rsidR="00F41306" w:rsidRPr="00F41306">
        <w:t>(6,11)</w:t>
      </w:r>
      <w:r w:rsidR="00E2778C">
        <w:rPr>
          <w:lang w:val="en-GB"/>
        </w:rPr>
        <w:fldChar w:fldCharType="end"/>
      </w:r>
      <w:r w:rsidR="006446AC">
        <w:rPr>
          <w:lang w:val="en-GB"/>
        </w:rPr>
        <w:t xml:space="preserve">. </w:t>
      </w:r>
      <w:r w:rsidR="007A15A4">
        <w:rPr>
          <w:lang w:val="en-GB"/>
        </w:rPr>
        <w:t>All</w:t>
      </w:r>
      <w:r w:rsidR="007E02AF">
        <w:rPr>
          <w:lang w:val="en-GB"/>
        </w:rPr>
        <w:t xml:space="preserve"> level 1 trauma </w:t>
      </w:r>
      <w:r w:rsidR="007A15A4">
        <w:rPr>
          <w:lang w:val="en-GB"/>
        </w:rPr>
        <w:t>cent</w:t>
      </w:r>
      <w:r w:rsidR="00DA3643">
        <w:rPr>
          <w:lang w:val="en-GB"/>
        </w:rPr>
        <w:t xml:space="preserve">res should have M&amp;M conferences as an integrated part of trauam care, where </w:t>
      </w:r>
      <w:r w:rsidR="00583975">
        <w:rPr>
          <w:lang w:val="en-GB"/>
        </w:rPr>
        <w:t xml:space="preserve">relevant disciplines </w:t>
      </w:r>
      <w:r w:rsidR="00203A26">
        <w:rPr>
          <w:lang w:val="en-GB"/>
        </w:rPr>
        <w:t xml:space="preserve">meet </w:t>
      </w:r>
      <w:r w:rsidR="00FF2664">
        <w:rPr>
          <w:lang w:val="en-GB"/>
        </w:rPr>
        <w:t xml:space="preserve">regularly to </w:t>
      </w:r>
      <w:r w:rsidR="00583975">
        <w:rPr>
          <w:lang w:val="en-GB"/>
        </w:rPr>
        <w:t xml:space="preserve">discuss and review </w:t>
      </w:r>
      <w:r w:rsidR="00147181">
        <w:rPr>
          <w:lang w:val="en-GB"/>
        </w:rPr>
        <w:t>patient</w:t>
      </w:r>
      <w:r w:rsidR="00FF2664">
        <w:rPr>
          <w:lang w:val="en-GB"/>
        </w:rPr>
        <w:t xml:space="preserve"> </w:t>
      </w:r>
      <w:r w:rsidR="00147181">
        <w:rPr>
          <w:lang w:val="en-GB"/>
        </w:rPr>
        <w:t xml:space="preserve">cases for OFIs. </w:t>
      </w:r>
      <w:r w:rsidR="00FF2664">
        <w:rPr>
          <w:lang w:val="en-GB"/>
        </w:rPr>
        <w:t>In Sweden</w:t>
      </w:r>
      <w:r w:rsidR="00E21E6A">
        <w:rPr>
          <w:lang w:val="en-GB"/>
        </w:rPr>
        <w:t xml:space="preserve">, </w:t>
      </w:r>
      <w:r w:rsidR="00FF2664">
        <w:rPr>
          <w:lang w:val="en-GB"/>
        </w:rPr>
        <w:t xml:space="preserve">the Karolinska University Hospital is the only </w:t>
      </w:r>
      <w:r w:rsidR="00E21E6A">
        <w:rPr>
          <w:lang w:val="en-GB"/>
        </w:rPr>
        <w:t>facility to qualify as a trauma-1 centre. In th</w:t>
      </w:r>
      <w:r w:rsidR="005335E2">
        <w:rPr>
          <w:lang w:val="en-GB"/>
        </w:rPr>
        <w:t xml:space="preserve">is study we merged data from the national trauma registry </w:t>
      </w:r>
      <w:proofErr w:type="spellStart"/>
      <w:r w:rsidR="005335E2">
        <w:rPr>
          <w:lang w:val="en-GB"/>
        </w:rPr>
        <w:t>SweTrau</w:t>
      </w:r>
      <w:proofErr w:type="spellEnd"/>
      <w:r w:rsidR="005335E2">
        <w:rPr>
          <w:lang w:val="en-GB"/>
        </w:rPr>
        <w:t xml:space="preserve"> and </w:t>
      </w:r>
      <w:r w:rsidR="0068327F">
        <w:rPr>
          <w:lang w:val="en-GB"/>
        </w:rPr>
        <w:t xml:space="preserve">the quality database at Karolinska to study OFIs for </w:t>
      </w:r>
      <w:r w:rsidR="00501BB0">
        <w:rPr>
          <w:lang w:val="en-GB"/>
        </w:rPr>
        <w:t>four non-overlapping trau</w:t>
      </w:r>
      <w:r w:rsidR="00AB286D">
        <w:rPr>
          <w:lang w:val="en-GB"/>
        </w:rPr>
        <w:t xml:space="preserve">ma </w:t>
      </w:r>
      <w:r w:rsidR="00501BB0">
        <w:rPr>
          <w:lang w:val="en-GB"/>
        </w:rPr>
        <w:t>cohorts</w:t>
      </w:r>
      <w:commentRangeEnd w:id="72"/>
      <w:r w:rsidR="00CA0ADC">
        <w:rPr>
          <w:rStyle w:val="Kommentarsreferens"/>
          <w:bCs w:val="0"/>
          <w:lang w:val="sv-SE"/>
        </w:rPr>
        <w:commentReference w:id="72"/>
      </w:r>
      <w:r w:rsidR="00501BB0">
        <w:rPr>
          <w:lang w:val="en-GB"/>
        </w:rPr>
        <w:t xml:space="preserve">. </w:t>
      </w:r>
    </w:p>
    <w:p w14:paraId="107BE44D" w14:textId="77777777" w:rsidR="00501BB0" w:rsidRDefault="00501BB0" w:rsidP="00FA2E5B">
      <w:pPr>
        <w:pStyle w:val="Brdtext1"/>
        <w:rPr>
          <w:lang w:val="en-GB"/>
        </w:rPr>
      </w:pPr>
    </w:p>
    <w:p w14:paraId="5BBFD518" w14:textId="77777777" w:rsidR="004B5AA2" w:rsidRDefault="00F0226C" w:rsidP="00FA2E5B">
      <w:pPr>
        <w:pStyle w:val="Brdtext1"/>
        <w:rPr>
          <w:lang w:val="en-GB"/>
        </w:rPr>
      </w:pPr>
      <w:r w:rsidRPr="4790DFFC">
        <w:rPr>
          <w:lang w:val="en-GB"/>
        </w:rPr>
        <w:t xml:space="preserve">The most common category of OFI was error in judgement, and </w:t>
      </w:r>
      <w:r w:rsidR="009F6154" w:rsidRPr="4790DFFC">
        <w:rPr>
          <w:lang w:val="en-GB"/>
        </w:rPr>
        <w:t xml:space="preserve">this was also the dominating OFI for patients with blunt multisystem trauma without TBI. </w:t>
      </w:r>
      <w:r w:rsidR="006D6415" w:rsidRPr="4790DFFC">
        <w:rPr>
          <w:lang w:val="en-GB"/>
        </w:rPr>
        <w:t xml:space="preserve">This is in line with </w:t>
      </w:r>
      <w:r w:rsidR="006443F9" w:rsidRPr="4790DFFC">
        <w:rPr>
          <w:lang w:val="en-GB"/>
        </w:rPr>
        <w:t xml:space="preserve">findings of </w:t>
      </w:r>
      <w:proofErr w:type="spellStart"/>
      <w:r w:rsidR="00492007" w:rsidRPr="4790DFFC">
        <w:rPr>
          <w:lang w:val="en-GB"/>
        </w:rPr>
        <w:t>G</w:t>
      </w:r>
      <w:r w:rsidR="005862A5" w:rsidRPr="4790DFFC">
        <w:rPr>
          <w:lang w:val="en-GB"/>
        </w:rPr>
        <w:t>horbani</w:t>
      </w:r>
      <w:proofErr w:type="spellEnd"/>
      <w:r w:rsidR="005862A5" w:rsidRPr="4790DFFC">
        <w:rPr>
          <w:lang w:val="en-GB"/>
        </w:rPr>
        <w:t xml:space="preserve"> and </w:t>
      </w:r>
      <w:proofErr w:type="spellStart"/>
      <w:r w:rsidR="005862A5" w:rsidRPr="4790DFFC">
        <w:rPr>
          <w:lang w:val="en-GB"/>
        </w:rPr>
        <w:t>Strömmer</w:t>
      </w:r>
      <w:proofErr w:type="spellEnd"/>
      <w:r w:rsidR="296A8141" w:rsidRPr="4790DFFC">
        <w:rPr>
          <w:lang w:val="en-GB"/>
        </w:rPr>
        <w:t>.</w:t>
      </w:r>
      <w:r w:rsidR="001B07A3">
        <w:rPr>
          <w:lang w:val="en-GB"/>
        </w:rPr>
        <w:t xml:space="preserve"> </w:t>
      </w:r>
      <w:r w:rsidR="478F9869" w:rsidRPr="4790DFFC">
        <w:rPr>
          <w:lang w:val="en-GB"/>
        </w:rPr>
        <w:t>who</w:t>
      </w:r>
      <w:r w:rsidR="51695D66" w:rsidRPr="4790DFFC">
        <w:rPr>
          <w:lang w:val="en-GB"/>
        </w:rPr>
        <w:t xml:space="preserve"> </w:t>
      </w:r>
      <w:r w:rsidR="00616F4D" w:rsidRPr="4790DFFC">
        <w:rPr>
          <w:lang w:val="en-GB"/>
        </w:rPr>
        <w:t>analys</w:t>
      </w:r>
      <w:r w:rsidR="0CD68E19" w:rsidRPr="4790DFFC">
        <w:rPr>
          <w:lang w:val="en-GB"/>
        </w:rPr>
        <w:t>ed</w:t>
      </w:r>
      <w:r w:rsidR="00616F4D" w:rsidRPr="4790DFFC">
        <w:rPr>
          <w:lang w:val="en-GB"/>
        </w:rPr>
        <w:t xml:space="preserve"> preventable death at the Ka</w:t>
      </w:r>
      <w:r w:rsidR="00E039D8" w:rsidRPr="4790DFFC">
        <w:rPr>
          <w:lang w:val="en-GB"/>
        </w:rPr>
        <w:t>rolinska University Hospital</w:t>
      </w:r>
      <w:r w:rsidR="4F9DEC44" w:rsidRPr="4790DFFC">
        <w:rPr>
          <w:lang w:val="en-GB"/>
        </w:rPr>
        <w:t xml:space="preserve"> in 2022</w:t>
      </w:r>
      <w:r w:rsidR="698E1989" w:rsidRPr="4790DFFC">
        <w:rPr>
          <w:lang w:val="en-GB"/>
        </w:rPr>
        <w:t xml:space="preserve">. </w:t>
      </w:r>
      <w:r w:rsidR="00AB470B" w:rsidRPr="4790DFFC">
        <w:rPr>
          <w:lang w:val="en-GB"/>
        </w:rPr>
        <w:t xml:space="preserve"> </w:t>
      </w:r>
      <w:r w:rsidR="5BEE1075" w:rsidRPr="4790DFFC">
        <w:rPr>
          <w:lang w:val="en-GB"/>
        </w:rPr>
        <w:t xml:space="preserve">Judgment </w:t>
      </w:r>
      <w:r w:rsidR="00007EAD" w:rsidRPr="4790DFFC">
        <w:rPr>
          <w:lang w:val="en-GB"/>
        </w:rPr>
        <w:t xml:space="preserve">error </w:t>
      </w:r>
      <w:r w:rsidR="68BD48DE" w:rsidRPr="4790DFFC">
        <w:rPr>
          <w:lang w:val="en-GB"/>
        </w:rPr>
        <w:t xml:space="preserve">was the most </w:t>
      </w:r>
      <w:r w:rsidR="00007EAD" w:rsidRPr="4790DFFC">
        <w:rPr>
          <w:lang w:val="en-GB"/>
        </w:rPr>
        <w:t xml:space="preserve">common error in both </w:t>
      </w:r>
      <w:r w:rsidR="001C484B" w:rsidRPr="4790DFFC">
        <w:rPr>
          <w:lang w:val="en-GB"/>
        </w:rPr>
        <w:t>preventable and non-preventable deaths</w:t>
      </w:r>
      <w:r w:rsidR="008D448D">
        <w:rPr>
          <w:lang w:val="en-GB"/>
        </w:rPr>
        <w:t xml:space="preserve"> (14.9%)</w:t>
      </w:r>
      <w:r w:rsidR="00E2704F">
        <w:rPr>
          <w:lang w:val="en-GB"/>
        </w:rPr>
        <w:t xml:space="preserve">. </w:t>
      </w:r>
      <w:r w:rsidR="03567678" w:rsidRPr="4790DFFC">
        <w:rPr>
          <w:lang w:val="en-GB"/>
        </w:rPr>
        <w:t xml:space="preserve">Similar results have also been reached in the US. </w:t>
      </w:r>
      <w:r w:rsidR="0E49FB01" w:rsidRPr="4790DFFC">
        <w:rPr>
          <w:lang w:val="en-GB"/>
        </w:rPr>
        <w:t>W</w:t>
      </w:r>
      <w:r w:rsidR="00153683" w:rsidRPr="4790DFFC">
        <w:rPr>
          <w:lang w:val="en-GB"/>
        </w:rPr>
        <w:t xml:space="preserve">hen </w:t>
      </w:r>
      <w:r w:rsidR="0038124E" w:rsidRPr="4790DFFC">
        <w:rPr>
          <w:lang w:val="en-GB"/>
        </w:rPr>
        <w:t>T</w:t>
      </w:r>
      <w:r w:rsidR="00C54544" w:rsidRPr="4790DFFC">
        <w:rPr>
          <w:lang w:val="en-GB"/>
        </w:rPr>
        <w:t xml:space="preserve">eixera </w:t>
      </w:r>
      <w:r w:rsidR="0038124E" w:rsidRPr="4790DFFC">
        <w:rPr>
          <w:lang w:val="en-GB"/>
        </w:rPr>
        <w:t>et al</w:t>
      </w:r>
      <w:r w:rsidR="00C54544" w:rsidRPr="4790DFFC">
        <w:rPr>
          <w:lang w:val="en-GB"/>
        </w:rPr>
        <w:t xml:space="preserve">. </w:t>
      </w:r>
      <w:r w:rsidR="00153683" w:rsidRPr="4790DFFC">
        <w:rPr>
          <w:lang w:val="en-GB"/>
        </w:rPr>
        <w:t>studied</w:t>
      </w:r>
      <w:r w:rsidR="00C54544" w:rsidRPr="4790DFFC">
        <w:rPr>
          <w:lang w:val="en-GB"/>
        </w:rPr>
        <w:t xml:space="preserve"> </w:t>
      </w:r>
      <w:r w:rsidR="00DB270D" w:rsidRPr="4790DFFC">
        <w:rPr>
          <w:lang w:val="en-GB"/>
        </w:rPr>
        <w:t xml:space="preserve">preventable deaths in a </w:t>
      </w:r>
      <w:r w:rsidR="00F93888" w:rsidRPr="4790DFFC">
        <w:rPr>
          <w:lang w:val="en-GB"/>
        </w:rPr>
        <w:t xml:space="preserve">level 1 trauma centre in </w:t>
      </w:r>
      <w:r w:rsidR="008E3813" w:rsidRPr="4790DFFC">
        <w:rPr>
          <w:lang w:val="en-GB"/>
        </w:rPr>
        <w:t>the US in</w:t>
      </w:r>
      <w:r w:rsidR="0079682F" w:rsidRPr="4790DFFC">
        <w:rPr>
          <w:lang w:val="en-GB"/>
        </w:rPr>
        <w:t xml:space="preserve"> 1</w:t>
      </w:r>
      <w:r w:rsidR="00550220" w:rsidRPr="4790DFFC">
        <w:rPr>
          <w:lang w:val="en-GB"/>
        </w:rPr>
        <w:t>998-2005</w:t>
      </w:r>
      <w:r w:rsidR="00153683" w:rsidRPr="4790DFFC">
        <w:rPr>
          <w:lang w:val="en-GB"/>
        </w:rPr>
        <w:t xml:space="preserve">, 21.6% could be derived to </w:t>
      </w:r>
      <w:r w:rsidR="000F5660" w:rsidRPr="4790DFFC">
        <w:rPr>
          <w:lang w:val="en-GB"/>
        </w:rPr>
        <w:t>clinical judgement errors</w:t>
      </w:r>
      <w:r w:rsidR="009644F4" w:rsidRPr="4790DFFC">
        <w:rPr>
          <w:lang w:val="en-GB"/>
        </w:rPr>
        <w:t xml:space="preserve"> </w:t>
      </w:r>
      <w:r w:rsidR="008E53E2" w:rsidRPr="4790DFFC">
        <w:rPr>
          <w:lang w:val="en-GB"/>
        </w:rPr>
        <w:t>where most</w:t>
      </w:r>
      <w:r w:rsidR="3D728D5C" w:rsidRPr="4790DFFC">
        <w:rPr>
          <w:lang w:val="en-GB"/>
        </w:rPr>
        <w:t xml:space="preserve"> were</w:t>
      </w:r>
      <w:r w:rsidR="008E53E2" w:rsidRPr="4790DFFC">
        <w:rPr>
          <w:lang w:val="en-GB"/>
        </w:rPr>
        <w:t xml:space="preserve"> related to inadequate</w:t>
      </w:r>
      <w:r w:rsidR="00543D0A" w:rsidRPr="4790DFFC">
        <w:rPr>
          <w:lang w:val="en-GB"/>
        </w:rPr>
        <w:t xml:space="preserve"> patient</w:t>
      </w:r>
      <w:r w:rsidR="008E53E2" w:rsidRPr="4790DFFC">
        <w:rPr>
          <w:lang w:val="en-GB"/>
        </w:rPr>
        <w:t xml:space="preserve"> monitoring</w:t>
      </w:r>
      <w:r w:rsidR="009579B3" w:rsidRPr="4790DFFC">
        <w:rPr>
          <w:lang w:val="en-GB"/>
        </w:rPr>
        <w:t xml:space="preserve">. </w:t>
      </w:r>
      <w:r w:rsidR="000D2A26" w:rsidRPr="4790DFFC">
        <w:rPr>
          <w:lang w:val="en-GB"/>
        </w:rPr>
        <w:t>(</w:t>
      </w:r>
      <w:r w:rsidR="00D02140" w:rsidRPr="4790DFFC">
        <w:rPr>
          <w:lang w:val="en-GB"/>
        </w:rPr>
        <w:t xml:space="preserve">52.9%) </w:t>
      </w:r>
      <w:r w:rsidR="00153683" w:rsidRPr="4790DFFC">
        <w:rPr>
          <w:lang w:val="en-GB"/>
        </w:rPr>
        <w:fldChar w:fldCharType="begin"/>
      </w:r>
      <w:r w:rsidR="00153683" w:rsidRPr="4790DFFC">
        <w:rPr>
          <w:lang w:val="en-GB"/>
        </w:rPr>
        <w:instrText xml:space="preserve"> ADDIN ZOTERO_ITEM CSL_CITATION {"citationID":"BcCfmgjm","properties":{"formattedCitation":"(18)","plainCitation":"(18)","noteIndex":0},"citationItems":[{"id":131,"uris":["http://zotero.org/users/local/dRJOFA2S/items/BXJQF5W4"],"itemData":{"id":131,"type":"article-journal","container-title":"Journal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T."},{"family":"Demetriades","given":"Demetrios"}],"issued":{"date-parts":[["2007",12]]}}}],"schema":"https://github.com/citation-style-language/schema/raw/master/csl-citation.json"} </w:instrText>
      </w:r>
      <w:r w:rsidR="00153683" w:rsidRPr="4790DFFC">
        <w:rPr>
          <w:lang w:val="en-GB"/>
        </w:rPr>
        <w:fldChar w:fldCharType="separate"/>
      </w:r>
      <w:r w:rsidR="00815CE8">
        <w:t>(18)</w:t>
      </w:r>
      <w:r w:rsidR="00153683" w:rsidRPr="4790DFFC">
        <w:rPr>
          <w:lang w:val="en-GB"/>
        </w:rPr>
        <w:fldChar w:fldCharType="end"/>
      </w:r>
      <w:r w:rsidR="00D97788" w:rsidRPr="4790DFFC">
        <w:rPr>
          <w:lang w:val="en-GB"/>
        </w:rPr>
        <w:t xml:space="preserve">. </w:t>
      </w:r>
      <w:r w:rsidR="008C5BA4">
        <w:rPr>
          <w:lang w:val="en-GB"/>
        </w:rPr>
        <w:t xml:space="preserve"> </w:t>
      </w:r>
      <w:r w:rsidR="00D951C9">
        <w:rPr>
          <w:lang w:val="en-GB"/>
        </w:rPr>
        <w:t xml:space="preserve">Matsumoto at el. </w:t>
      </w:r>
      <w:r w:rsidR="00034B76">
        <w:rPr>
          <w:lang w:val="en-GB"/>
        </w:rPr>
        <w:t>stud</w:t>
      </w:r>
      <w:r w:rsidR="008C5BA4">
        <w:rPr>
          <w:lang w:val="en-GB"/>
        </w:rPr>
        <w:t>ied</w:t>
      </w:r>
      <w:r w:rsidR="00A55F88">
        <w:rPr>
          <w:lang w:val="en-GB"/>
        </w:rPr>
        <w:t xml:space="preserve"> trauma deaths </w:t>
      </w:r>
      <w:r w:rsidR="007A634A">
        <w:rPr>
          <w:lang w:val="en-GB"/>
        </w:rPr>
        <w:t>using Level 1 trauma registry at University of California San Diego</w:t>
      </w:r>
      <w:r w:rsidR="001E17B6">
        <w:rPr>
          <w:lang w:val="en-GB"/>
        </w:rPr>
        <w:t xml:space="preserve"> with data from 2000-2014</w:t>
      </w:r>
      <w:r w:rsidR="00034B76">
        <w:rPr>
          <w:lang w:val="en-GB"/>
        </w:rPr>
        <w:t>. E</w:t>
      </w:r>
      <w:r w:rsidR="00B710CA">
        <w:rPr>
          <w:lang w:val="en-GB"/>
        </w:rPr>
        <w:t>rrors in judgement accounted for 90.5% of</w:t>
      </w:r>
      <w:r w:rsidR="0043217B">
        <w:rPr>
          <w:lang w:val="en-GB"/>
        </w:rPr>
        <w:t xml:space="preserve"> all errors detected in </w:t>
      </w:r>
      <w:r w:rsidR="00FD1C58">
        <w:rPr>
          <w:lang w:val="en-GB"/>
        </w:rPr>
        <w:t>preventable of possibly preventable deaths</w:t>
      </w:r>
      <w:r w:rsidR="003B5123">
        <w:rPr>
          <w:lang w:val="en-GB"/>
        </w:rPr>
        <w:t xml:space="preserve"> </w:t>
      </w:r>
      <w:r w:rsidR="00014077">
        <w:rPr>
          <w:lang w:val="en-GB"/>
        </w:rPr>
        <w:fldChar w:fldCharType="begin"/>
      </w:r>
      <w:r w:rsidR="00014077">
        <w:rPr>
          <w:lang w:val="en-GB"/>
        </w:rPr>
        <w:instrText xml:space="preserve"> ADDIN ZOTERO_ITEM CSL_CITATION {"citationID":"8gXrALlT","properties":{"formattedCitation":"(25)","plainCitation":"(25)","noteIndex":0},"citationItems":[{"id":34,"uris":["http://zotero.org/users/local/dRJOFA2S/items/WDTZSL5Z"],"itemData":{"id":34,"type":"article-journal","abstract":"To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schema":"https://github.com/citation-style-language/schema/raw/master/csl-citation.json"} </w:instrText>
      </w:r>
      <w:r w:rsidR="00014077">
        <w:rPr>
          <w:lang w:val="en-GB"/>
        </w:rPr>
        <w:fldChar w:fldCharType="separate"/>
      </w:r>
      <w:r w:rsidR="00014077" w:rsidRPr="00014077">
        <w:t>(25)</w:t>
      </w:r>
      <w:r w:rsidR="00014077">
        <w:rPr>
          <w:lang w:val="en-GB"/>
        </w:rPr>
        <w:fldChar w:fldCharType="end"/>
      </w:r>
      <w:r w:rsidR="003B5123">
        <w:rPr>
          <w:lang w:val="en-GB"/>
        </w:rPr>
        <w:t xml:space="preserve">. </w:t>
      </w:r>
    </w:p>
    <w:p w14:paraId="759C29FB" w14:textId="77777777" w:rsidR="004B5AA2" w:rsidRDefault="004B5AA2" w:rsidP="00FA2E5B">
      <w:pPr>
        <w:pStyle w:val="Brdtext1"/>
        <w:rPr>
          <w:lang w:val="en-GB"/>
        </w:rPr>
      </w:pPr>
    </w:p>
    <w:p w14:paraId="4ED6F0F8" w14:textId="695ED19C" w:rsidR="00BA3AD6" w:rsidRDefault="003B5123" w:rsidP="00FA2E5B">
      <w:pPr>
        <w:pStyle w:val="Brdtext1"/>
        <w:rPr>
          <w:lang w:val="en-GB"/>
        </w:rPr>
      </w:pPr>
      <w:r>
        <w:rPr>
          <w:lang w:val="en-GB"/>
        </w:rPr>
        <w:t xml:space="preserve">While OFIs related to technical issues </w:t>
      </w:r>
      <w:r w:rsidR="004212DD">
        <w:rPr>
          <w:lang w:val="en-GB"/>
        </w:rPr>
        <w:t xml:space="preserve">seems to be decreasing </w:t>
      </w:r>
      <w:r w:rsidR="00E009B3">
        <w:rPr>
          <w:lang w:val="en-GB"/>
        </w:rPr>
        <w:t>with advancement in technology, err</w:t>
      </w:r>
      <w:r w:rsidR="00E52949">
        <w:rPr>
          <w:lang w:val="en-GB"/>
        </w:rPr>
        <w:t>ors related to human decision</w:t>
      </w:r>
      <w:r w:rsidR="00E36A31">
        <w:rPr>
          <w:lang w:val="en-GB"/>
        </w:rPr>
        <w:t xml:space="preserve"> making </w:t>
      </w:r>
      <w:r w:rsidR="00A652E1">
        <w:rPr>
          <w:lang w:val="en-GB"/>
        </w:rPr>
        <w:t xml:space="preserve">prevails </w:t>
      </w:r>
      <w:r w:rsidR="00A652E1">
        <w:rPr>
          <w:lang w:val="en-GB"/>
        </w:rPr>
        <w:fldChar w:fldCharType="begin"/>
      </w:r>
      <w:r w:rsidR="00C83B66">
        <w:rPr>
          <w:lang w:val="en-GB"/>
        </w:rPr>
        <w:instrText xml:space="preserve"> ADDIN ZOTERO_ITEM CSL_CITATION {"citationID":"ZBAC7K0X","properties":{"formattedCitation":"(18,24\\uc0\\u8211{}27)","plainCitation":"(18,24–27)","noteIndex":0},"citationItems":[{"id":131,"uris":["http://zotero.org/users/local/dRJOFA2S/items/BXJQF5W4"],"itemData":{"id":131,"type":"article-journal","container-title":"Journal of Trauma: Injury, Infection &amp; Critical Care","DOI":"10.1097/TA.0b013e31815078ae","ISSN":"0022-5282","issue":"6","language":"en","page":"1338-1347","source":"DOI.org (Crossref)","title":"Preventable or Potentially Preventable Mortality at a Mature Trauma Center","volume":"63","author":[{"family":"Teixeira","given":"Pedro G. R."},{"family":"Inaba","given":"Kenji"},{"family":"Hadjizacharia","given":"Pantelis"},{"family":"Brown","given":"Carlos"},{"family":"Salim","given":"Ali"},{"family":"Rhee","given":"Peter"},{"family":"Browder","given":"Timothy"},{"family":"Noguchi","given":"Thomas T."},{"family":"Demetriades","given":"Demetrios"}],"issued":{"date-parts":[["2007",12]]}}},{"id":72,"uris":["http://zotero.org/users/local/dRJOFA2S/items/WXERPQHE"],"itemData":{"id":72,"type":"article-journal","abstract":"Bleeding is the leading cause of preventable death after injury. This retrospective study aimed to characterize opportunities for performance improvement (OPIs) identified in patients who died from bleeding and were considered by the quality improvement system of a major trauma centre.All trauma deaths in 2006–2010 were discussed at the trauma morbidity and mortality meeting. Deaths from haemorrhage were identified and subjected to qualitative and quantitative evaluation. OPIs were identified and remedial action was taken.During the study interval there were 7511 trauma team activations; 423 patients died. Haemorrhage was the second most common cause of death, in 112 patients, and made a substantial contribution to death in a further 15. For 84 of these 127 patients, a total of 150 OPIs were identified. Most arose in the emergency department, but involved personnel from many departments. Problems with decision-making were more common than errors in technical skill. OPIs frequently involved the decision between surgery, radiology and further investigation. Delayed and inappropriate surgery occurred even when investigation and diagnosis were appropriate. The mortality rate among patients presenting in shock fell significantly over the study interval (P &amp;lt; 0·026).Problems with judgement are more common than those of skill. Death from traumatic haemorrhage is associated with identifiable, remediable failures in care. The implementation of a systematic trauma quality improvement system was associated with a fall in the mortality rate among patients presenting in shock.","container-title":"British Journal of Surgery","DOI":"10.1002/bjs.9096","ISSN":"0007-1323","issue":"6","journalAbbreviation":"British Journal of Surgery","page":"749-755","source":"Silverchair","title":"Opportunities for improvement in the management of patients who die from haemorrhage after trauma","volume":"100","author":[{"family":"O'Reilly","given":"D"},{"family":"Mahendran","given":"K"},{"family":"West","given":"A"},{"family":"Shirley","given":"P"},{"family":"Walsh","given":"M"},{"family":"Tai","given":"N"}],"issued":{"date-parts":[["2013",5,1]]}}},{"id":34,"uris":["http://zotero.org/users/local/dRJOFA2S/items/WDTZSL5Z"],"itemData":{"id":34,"type":"article-journal","abstract":"To establish the preventable and potentially preventable death rates in a mature trauma center and to identify the causes of death and highlight the lessons learned from these cases.","container-title":"Surgery Today","DOI":"10.1007/s00595-018-1687-y","ISSN":"1436-2813","issue":"11","journalAbbreviation":"Surg Today","language":"en","page":"1004-1010","source":"Springer Link","title":"Trauma center maturity measured by an analysis of preventable and potentially preventable deaths: there is always something to be learned…","title-short":"Trauma center maturity measured by an analysis of preventable and potentially preventable deaths","volume":"48","author":[{"family":"Matsumoto","given":"Shokei"},{"family":"Jung","given":"Kyoungwon"},{"family":"Smith","given":"Alan"},{"family":"Coimbra","given":"Raul"}],"issued":{"date-parts":[["2018",11,1]]}}},{"id":143,"uris":["http://zotero.org/users/local/dRJOFA2S/items/6DUEASBS"],"itemData":{"id":143,"type":"article-journal","abstract":"Background\nMonitoring the quality of trauma care is frequently done by analysing the preventability of trauma deaths and errors during trauma care. In the Academic Medical Center trauma deaths are discussed during a monthly Morbidity and Mortality meeting. In this study an external multidisciplinary panel assessed the trauma deaths and errors in management of a Dutch Level-1 trauma centre for (potential) preventability.\nMethods\nAll patients who died during or after presentation in the trauma resuscitation room in a 2-year period were eligible for review. All information on trauma evaluation and management was summarised by an independent research fellow. An external multidisciplinary panel individually evaluated the cases for preventability of death. Potential errors or mismanagements during the admission were classified for type, phase and domain. Overall agreement on (potential) preventability was compared between the external panel and the internal M&amp;M consensus.\nResults\nOf the 62 evaluated trauma deaths one was judged as preventable and 17 were judged as potentially preventable by the review panel. Overall agreement on preventability between the review panel and the internal consensus was moderate (Kappa 0.51). The external panel judged one death as preventable compared with three from the internal consensus. The interobserver agreement between the external panel members was also moderate (Kappa 0.43). The panel judged 31 errors to have occurred in the (potential) preventable death group and 23 errors in the non-preventable death group. Such errors included choice or sequence of diagnostics, rewarming of hypothermic patients, and correction of coagulopathies.\nConclusions\nThe preventable death rate in the present study was comparable to data in the available literature. Compared to internal review, the external, multidisciplinary review did not find a higher preventable death rate, although it provided several insights to optimise trauma care.","container-title":"Injury","DOI":"10.1016/j.injury.2010.04.007","ISSN":"0020-1383","issue":"9","journalAbbreviation":"Injury","language":"en","page":"870-873","source":"ScienceDirect","title":"Preventability of trauma deaths in a Dutch Level-1 trauma centre","volume":"42","author":[{"family":"Saltzherr","given":"T. P."},{"family":"Wendt","given":"K. W."},{"family":"Nieboer","given":"P."},{"family":"Nijsten","given":"M. W. N."},{"family":"Valk","given":"J. P."},{"family":"Luitse","given":"J. S. K."},{"family":"Ponsen","given":"K. J."},{"family":"Goslings","given":"J. C."}],"issued":{"date-parts":[["2011",9,1]]}}},{"id":141,"uris":["http://zotero.org/users/local/dRJOFA2S/items/V4WIPEWJ"],"itemData":{"id":141,"type":"article-journal","container-title":"Annals of Surgery","DOI":"10.1097/01.sla.0000234655.83517.56","ISSN":"0003-4932","issue":"3","language":"en","page":"371-380","source":"DOI.org (Crossref)","title":"Patterns of Errors Contributing to Trauma Mortality: Lessons Learned From 2594 Deaths","title-short":"Patterns of Errors Contributing to Trauma Mortality","volume":"244","author":[{"family":"Gruen","given":"Russell L."},{"family":"Jurkovich","given":"Gregory J."},{"family":"McIntyre","given":"Lisa K."},{"family":"Foy","given":"Hugh M."},{"family":"Maier","given":"Ronald V."}],"issued":{"date-parts":[["2006",9]]}}}],"schema":"https://github.com/citation-style-language/schema/raw/master/csl-citation.json"} </w:instrText>
      </w:r>
      <w:r w:rsidR="00A652E1">
        <w:rPr>
          <w:lang w:val="en-GB"/>
        </w:rPr>
        <w:fldChar w:fldCharType="separate"/>
      </w:r>
      <w:r w:rsidR="00C83B66" w:rsidRPr="00C83B66">
        <w:t>(18,24–27)</w:t>
      </w:r>
      <w:r w:rsidR="00A652E1">
        <w:rPr>
          <w:lang w:val="en-GB"/>
        </w:rPr>
        <w:fldChar w:fldCharType="end"/>
      </w:r>
      <w:r w:rsidR="00C83B66">
        <w:rPr>
          <w:lang w:val="en-GB"/>
        </w:rPr>
        <w:t xml:space="preserve">. </w:t>
      </w:r>
      <w:r w:rsidR="005D0FD1">
        <w:rPr>
          <w:lang w:val="en-GB"/>
        </w:rPr>
        <w:t xml:space="preserve">As mentioned, bleeding and traumatic brain injures account for most traumatic </w:t>
      </w:r>
      <w:r w:rsidR="00A001AC">
        <w:rPr>
          <w:lang w:val="en-GB"/>
        </w:rPr>
        <w:t xml:space="preserve">deaths, </w:t>
      </w:r>
    </w:p>
    <w:p w14:paraId="0FD6FCF4" w14:textId="77777777" w:rsidR="00BA3AD6" w:rsidRDefault="00BA3AD6" w:rsidP="00FA2E5B">
      <w:pPr>
        <w:pStyle w:val="Brdtext1"/>
        <w:rPr>
          <w:lang w:val="en-GB"/>
        </w:rPr>
      </w:pPr>
    </w:p>
    <w:p w14:paraId="5C377D13" w14:textId="26E73B34" w:rsidR="00462A48" w:rsidRDefault="00AA64C5" w:rsidP="00FA2E5B">
      <w:pPr>
        <w:pStyle w:val="Brdtext1"/>
        <w:rPr>
          <w:lang w:val="en-GB"/>
        </w:rPr>
      </w:pPr>
      <w:r>
        <w:rPr>
          <w:lang w:val="en-GB"/>
        </w:rPr>
        <w:t>The most common cause of traumatic death is</w:t>
      </w:r>
      <w:r w:rsidR="00D67BC4">
        <w:rPr>
          <w:lang w:val="en-GB"/>
        </w:rPr>
        <w:t xml:space="preserve"> haemorrhage,</w:t>
      </w:r>
    </w:p>
    <w:p w14:paraId="1EA2FD98" w14:textId="77777777" w:rsidR="00C83B66" w:rsidRDefault="00C83B66" w:rsidP="00FA2E5B">
      <w:pPr>
        <w:pStyle w:val="Brdtext1"/>
        <w:rPr>
          <w:lang w:val="en-GB"/>
        </w:rPr>
      </w:pPr>
    </w:p>
    <w:p w14:paraId="2325D638" w14:textId="77777777" w:rsidR="0088331B" w:rsidRDefault="0088331B" w:rsidP="00FA2E5B">
      <w:pPr>
        <w:pStyle w:val="Brdtext1"/>
        <w:rPr>
          <w:lang w:val="en-GB"/>
        </w:rPr>
      </w:pPr>
    </w:p>
    <w:p w14:paraId="46291CFE" w14:textId="3BF90CC7" w:rsidR="0088331B" w:rsidRDefault="0088331B" w:rsidP="00FA2E5B">
      <w:pPr>
        <w:pStyle w:val="Brdtext1"/>
        <w:rPr>
          <w:lang w:val="en-GB"/>
        </w:rPr>
      </w:pPr>
      <w:r>
        <w:rPr>
          <w:lang w:val="en-GB"/>
        </w:rPr>
        <w:t>More than half of these occurred after the patient had entered the hospital and were most often related to decisions relating to airways – not intubating   Problems with</w:t>
      </w:r>
    </w:p>
    <w:p w14:paraId="3DC48F5B" w14:textId="77777777" w:rsidR="00A301D5" w:rsidRDefault="00A301D5" w:rsidP="00FA2E5B">
      <w:pPr>
        <w:pStyle w:val="Brdtext1"/>
        <w:rPr>
          <w:lang w:val="en-GB"/>
        </w:rPr>
      </w:pPr>
    </w:p>
    <w:p w14:paraId="46299685" w14:textId="4F4D2D1F" w:rsidR="00A809E5" w:rsidRDefault="00A809E5" w:rsidP="00FA2E5B">
      <w:pPr>
        <w:pStyle w:val="Brdtext1"/>
        <w:rPr>
          <w:lang w:val="en-GB"/>
        </w:rPr>
      </w:pPr>
      <w:r>
        <w:rPr>
          <w:lang w:val="en-GB"/>
        </w:rPr>
        <w:lastRenderedPageBreak/>
        <w:t>Blunt multisystem with</w:t>
      </w:r>
      <w:r w:rsidR="00DC0587">
        <w:rPr>
          <w:lang w:val="en-GB"/>
        </w:rPr>
        <w:t>out</w:t>
      </w:r>
      <w:r>
        <w:rPr>
          <w:lang w:val="en-GB"/>
        </w:rPr>
        <w:t xml:space="preserve"> TBI had the </w:t>
      </w:r>
      <w:r w:rsidR="002F3F2B">
        <w:rPr>
          <w:lang w:val="en-GB"/>
        </w:rPr>
        <w:t>correlation with</w:t>
      </w:r>
      <w:r>
        <w:rPr>
          <w:lang w:val="en-GB"/>
        </w:rPr>
        <w:t xml:space="preserve"> judgement errors, </w:t>
      </w:r>
    </w:p>
    <w:p w14:paraId="2FCD1FD9" w14:textId="3F621076" w:rsidR="00A301D5" w:rsidRPr="00CD7E91" w:rsidRDefault="0005606E" w:rsidP="00FA2E5B">
      <w:pPr>
        <w:pStyle w:val="Brdtext1"/>
        <w:rPr>
          <w:lang w:val="en-GB"/>
        </w:rPr>
      </w:pPr>
      <w:r>
        <w:rPr>
          <w:lang w:val="en-GB"/>
        </w:rPr>
        <w:t xml:space="preserve">Brian injuries and bleeding most common cause of death, but only accounted for 29% of preventable deaths </w:t>
      </w:r>
    </w:p>
    <w:p w14:paraId="667C35AF" w14:textId="77777777" w:rsidR="00462A48" w:rsidRDefault="00462A48" w:rsidP="00FA2E5B">
      <w:pPr>
        <w:pStyle w:val="Brdtext1"/>
        <w:rPr>
          <w:lang w:val="en-GB"/>
        </w:rPr>
      </w:pPr>
    </w:p>
    <w:p w14:paraId="15903BB5" w14:textId="008A5EC7" w:rsidR="00DC0587" w:rsidRPr="00CD7E91" w:rsidRDefault="00DC0587" w:rsidP="00FA2E5B">
      <w:pPr>
        <w:pStyle w:val="Brdtext1"/>
        <w:rPr>
          <w:lang w:val="en-GB"/>
        </w:rPr>
      </w:pPr>
      <w:r>
        <w:rPr>
          <w:lang w:val="en-GB"/>
        </w:rPr>
        <w:t xml:space="preserve">Technical error uncommon, diminishing, problem with human decision making – standardise </w:t>
      </w:r>
    </w:p>
    <w:p w14:paraId="19482B8C" w14:textId="77777777" w:rsidR="0035272A" w:rsidRPr="00CD7E91" w:rsidRDefault="0035272A" w:rsidP="00FA2E5B">
      <w:pPr>
        <w:pStyle w:val="Brdtext1"/>
        <w:rPr>
          <w:lang w:val="en-GB"/>
        </w:rPr>
      </w:pPr>
    </w:p>
    <w:p w14:paraId="2CFD0921" w14:textId="3D2FA16E" w:rsidR="0035272A" w:rsidRPr="003F7195" w:rsidRDefault="0035272A" w:rsidP="00FA2E5B">
      <w:pPr>
        <w:pStyle w:val="Brdtext1"/>
        <w:rPr>
          <w:lang w:val="en-GB"/>
        </w:rPr>
      </w:pPr>
      <w:r w:rsidRPr="003F7195">
        <w:rPr>
          <w:lang w:val="en-GB"/>
        </w:rPr>
        <w:t xml:space="preserve">Traumatic brain </w:t>
      </w:r>
      <w:proofErr w:type="spellStart"/>
      <w:r w:rsidRPr="003F7195">
        <w:rPr>
          <w:lang w:val="en-GB"/>
        </w:rPr>
        <w:t>injur</w:t>
      </w:r>
      <w:proofErr w:type="spellEnd"/>
    </w:p>
    <w:p w14:paraId="7209CDEB" w14:textId="73EA96F5" w:rsidR="005B3250" w:rsidRPr="003F7195" w:rsidRDefault="005B3250" w:rsidP="00FA2E5B">
      <w:pPr>
        <w:pStyle w:val="Brdtext1"/>
        <w:rPr>
          <w:lang w:val="en-GB"/>
        </w:rPr>
      </w:pPr>
    </w:p>
    <w:p w14:paraId="74766ADE" w14:textId="4CE5C3FA" w:rsidR="00377965" w:rsidRPr="003F7195" w:rsidRDefault="00377965" w:rsidP="00FA2E5B">
      <w:pPr>
        <w:pStyle w:val="Brdtext1"/>
        <w:rPr>
          <w:lang w:val="en-GB"/>
        </w:rPr>
      </w:pPr>
      <w:r w:rsidRPr="003F7195">
        <w:rPr>
          <w:lang w:val="en-GB"/>
        </w:rPr>
        <w:t xml:space="preserve">Blunt multisystem without brain injury was the most common, </w:t>
      </w:r>
      <w:r w:rsidR="00712A8B" w:rsidRPr="003F7195">
        <w:rPr>
          <w:lang w:val="en-GB"/>
        </w:rPr>
        <w:t>in accordance with global figures</w:t>
      </w:r>
    </w:p>
    <w:p w14:paraId="70D2E546" w14:textId="77777777" w:rsidR="00712A8B" w:rsidRPr="003F7195" w:rsidRDefault="00712A8B" w:rsidP="00FA2E5B">
      <w:pPr>
        <w:pStyle w:val="Brdtext1"/>
        <w:rPr>
          <w:lang w:val="en-GB"/>
        </w:rPr>
      </w:pPr>
    </w:p>
    <w:p w14:paraId="33DBD9DC" w14:textId="6DE97AA0" w:rsidR="00077458" w:rsidRPr="003F7195" w:rsidRDefault="00A23613" w:rsidP="00FA2E5B">
      <w:pPr>
        <w:pStyle w:val="Brdtext1"/>
        <w:rPr>
          <w:lang w:val="en-GB"/>
        </w:rPr>
      </w:pPr>
      <w:r w:rsidRPr="003F7195">
        <w:rPr>
          <w:lang w:val="en-GB"/>
        </w:rPr>
        <w:t xml:space="preserve">Discuss preventability </w:t>
      </w:r>
      <w:hyperlink r:id="rId24" w:history="1">
        <w:r w:rsidR="00077458" w:rsidRPr="003F7195">
          <w:rPr>
            <w:rStyle w:val="Hyperlnk"/>
            <w:lang w:val="en-GB"/>
          </w:rPr>
          <w:t>Preventable or Potentially Preventable Mortality at a Mature... : Journal of Trauma and Acute Care Surgery (lww.com)</w:t>
        </w:r>
      </w:hyperlink>
      <w:r w:rsidR="00A47305" w:rsidRPr="003F7195">
        <w:rPr>
          <w:lang w:val="en-GB"/>
        </w:rPr>
        <w:t>. Compare outcomes with ours</w:t>
      </w:r>
      <w:r w:rsidR="009906EA" w:rsidRPr="003F7195">
        <w:rPr>
          <w:lang w:val="en-GB"/>
        </w:rPr>
        <w:t xml:space="preserve">. Our </w:t>
      </w:r>
      <w:proofErr w:type="spellStart"/>
      <w:r w:rsidR="009906EA" w:rsidRPr="003F7195">
        <w:rPr>
          <w:lang w:val="en-GB"/>
        </w:rPr>
        <w:t>ofis</w:t>
      </w:r>
      <w:proofErr w:type="spellEnd"/>
      <w:r w:rsidR="009906EA" w:rsidRPr="003F7195">
        <w:rPr>
          <w:lang w:val="en-GB"/>
        </w:rPr>
        <w:t xml:space="preserve"> are not </w:t>
      </w:r>
      <w:r w:rsidR="00E67A61" w:rsidRPr="003F7195">
        <w:rPr>
          <w:lang w:val="en-GB"/>
        </w:rPr>
        <w:t xml:space="preserve">directly associated to death. </w:t>
      </w:r>
    </w:p>
    <w:p w14:paraId="0321AEFD" w14:textId="061CCA5C" w:rsidR="00B57063" w:rsidRPr="003F7195" w:rsidRDefault="006C098D" w:rsidP="00B57063">
      <w:pPr>
        <w:pStyle w:val="Brdtext1"/>
        <w:numPr>
          <w:ilvl w:val="0"/>
          <w:numId w:val="9"/>
        </w:numPr>
        <w:rPr>
          <w:lang w:val="en-GB"/>
        </w:rPr>
      </w:pPr>
      <w:r w:rsidRPr="003F7195">
        <w:rPr>
          <w:lang w:val="en-GB"/>
        </w:rPr>
        <w:t>The most common cause of death was bleeding, followed by multiorgan dysfunction</w:t>
      </w:r>
      <w:r w:rsidR="00B57063" w:rsidRPr="003F7195">
        <w:rPr>
          <w:lang w:val="en-GB"/>
        </w:rPr>
        <w:t xml:space="preserve"> syndrome</w:t>
      </w:r>
    </w:p>
    <w:p w14:paraId="79CC828C" w14:textId="237E3BD4" w:rsidR="009906EA" w:rsidRPr="003F7195" w:rsidRDefault="00B57063" w:rsidP="00B57063">
      <w:pPr>
        <w:pStyle w:val="Brdtext1"/>
        <w:numPr>
          <w:ilvl w:val="0"/>
          <w:numId w:val="9"/>
        </w:numPr>
        <w:rPr>
          <w:lang w:val="en-GB"/>
        </w:rPr>
      </w:pPr>
      <w:r w:rsidRPr="003F7195">
        <w:rPr>
          <w:lang w:val="en-GB"/>
        </w:rPr>
        <w:t>Most common errors (</w:t>
      </w:r>
      <w:proofErr w:type="spellStart"/>
      <w:r w:rsidRPr="003F7195">
        <w:rPr>
          <w:lang w:val="en-GB"/>
        </w:rPr>
        <w:t>ofi</w:t>
      </w:r>
      <w:proofErr w:type="spellEnd"/>
      <w:r w:rsidRPr="003F7195">
        <w:rPr>
          <w:lang w:val="en-GB"/>
        </w:rPr>
        <w:t>)</w:t>
      </w:r>
      <w:r w:rsidR="009906EA" w:rsidRPr="003F7195">
        <w:rPr>
          <w:lang w:val="en-GB"/>
        </w:rPr>
        <w:t xml:space="preserve"> contributing to death </w:t>
      </w:r>
      <w:r w:rsidRPr="003F7195">
        <w:rPr>
          <w:lang w:val="en-GB"/>
        </w:rPr>
        <w:t xml:space="preserve">: </w:t>
      </w:r>
    </w:p>
    <w:p w14:paraId="2712624C" w14:textId="6F751655" w:rsidR="00B57063" w:rsidRPr="003F7195" w:rsidRDefault="00B57063" w:rsidP="00E80F59">
      <w:pPr>
        <w:pStyle w:val="Brdtext1"/>
        <w:numPr>
          <w:ilvl w:val="1"/>
          <w:numId w:val="9"/>
        </w:numPr>
        <w:rPr>
          <w:lang w:val="en-GB"/>
        </w:rPr>
      </w:pPr>
      <w:r w:rsidRPr="003F7195">
        <w:rPr>
          <w:lang w:val="en-GB"/>
        </w:rPr>
        <w:t>delay in treatment (</w:t>
      </w:r>
      <w:r w:rsidR="00112798" w:rsidRPr="003F7195">
        <w:rPr>
          <w:lang w:val="en-GB"/>
        </w:rPr>
        <w:t>52,9</w:t>
      </w:r>
      <w:r w:rsidR="00A47305" w:rsidRPr="003F7195">
        <w:rPr>
          <w:lang w:val="en-GB"/>
        </w:rPr>
        <w:t>%)</w:t>
      </w:r>
      <w:r w:rsidR="00E67A61" w:rsidRPr="003F7195">
        <w:rPr>
          <w:lang w:val="en-GB"/>
        </w:rPr>
        <w:t xml:space="preserve">, failing to activate </w:t>
      </w:r>
      <w:r w:rsidR="00DD1151" w:rsidRPr="003F7195">
        <w:rPr>
          <w:lang w:val="en-GB"/>
        </w:rPr>
        <w:t xml:space="preserve">trauma team, </w:t>
      </w:r>
      <w:r w:rsidR="00B87A60" w:rsidRPr="003F7195">
        <w:rPr>
          <w:lang w:val="en-GB"/>
        </w:rPr>
        <w:t xml:space="preserve">resulting in bleeding to death </w:t>
      </w:r>
    </w:p>
    <w:p w14:paraId="6B73C32A" w14:textId="47962C5D" w:rsidR="00A47305" w:rsidRPr="003F7195" w:rsidRDefault="00A47305" w:rsidP="00E80F59">
      <w:pPr>
        <w:pStyle w:val="Brdtext1"/>
        <w:numPr>
          <w:ilvl w:val="1"/>
          <w:numId w:val="9"/>
        </w:numPr>
        <w:rPr>
          <w:lang w:val="en-GB"/>
        </w:rPr>
      </w:pPr>
      <w:proofErr w:type="spellStart"/>
      <w:r w:rsidRPr="003F7195">
        <w:rPr>
          <w:lang w:val="en-GB"/>
        </w:rPr>
        <w:t>Clincal</w:t>
      </w:r>
      <w:proofErr w:type="spellEnd"/>
      <w:r w:rsidRPr="003F7195">
        <w:rPr>
          <w:lang w:val="en-GB"/>
        </w:rPr>
        <w:t xml:space="preserve"> judgement error (</w:t>
      </w:r>
      <w:r w:rsidR="00112798" w:rsidRPr="003F7195">
        <w:rPr>
          <w:lang w:val="en-GB"/>
        </w:rPr>
        <w:t>21,6</w:t>
      </w:r>
      <w:r w:rsidRPr="003F7195">
        <w:rPr>
          <w:lang w:val="en-GB"/>
        </w:rPr>
        <w:t>%)</w:t>
      </w:r>
      <w:r w:rsidR="00B87A60" w:rsidRPr="003F7195">
        <w:rPr>
          <w:lang w:val="en-GB"/>
        </w:rPr>
        <w:t xml:space="preserve"> </w:t>
      </w:r>
      <w:r w:rsidR="00CC502F" w:rsidRPr="003F7195">
        <w:rPr>
          <w:lang w:val="en-GB"/>
        </w:rPr>
        <w:t>–</w:t>
      </w:r>
      <w:r w:rsidR="00B87A60" w:rsidRPr="003F7195">
        <w:rPr>
          <w:lang w:val="en-GB"/>
        </w:rPr>
        <w:t xml:space="preserve"> </w:t>
      </w:r>
      <w:r w:rsidR="00582132" w:rsidRPr="003F7195">
        <w:rPr>
          <w:lang w:val="en-GB"/>
        </w:rPr>
        <w:t xml:space="preserve">inadequate monitoring of the patients – long time to DT – missing </w:t>
      </w:r>
      <w:proofErr w:type="spellStart"/>
      <w:r w:rsidR="00582132" w:rsidRPr="003F7195">
        <w:rPr>
          <w:lang w:val="en-GB"/>
        </w:rPr>
        <w:t>hemorrage</w:t>
      </w:r>
      <w:proofErr w:type="spellEnd"/>
      <w:r w:rsidR="00582132" w:rsidRPr="003F7195">
        <w:rPr>
          <w:lang w:val="en-GB"/>
        </w:rPr>
        <w:t xml:space="preserve"> or intra-cranial </w:t>
      </w:r>
      <w:proofErr w:type="spellStart"/>
      <w:r w:rsidR="00582132" w:rsidRPr="003F7195">
        <w:rPr>
          <w:lang w:val="en-GB"/>
        </w:rPr>
        <w:t>bleedning</w:t>
      </w:r>
      <w:proofErr w:type="spellEnd"/>
      <w:r w:rsidR="00582132" w:rsidRPr="003F7195">
        <w:rPr>
          <w:lang w:val="en-GB"/>
        </w:rPr>
        <w:t xml:space="preserve"> -</w:t>
      </w:r>
      <w:r w:rsidR="00073D99" w:rsidRPr="003F7195">
        <w:rPr>
          <w:lang w:val="en-GB"/>
        </w:rPr>
        <w:t xml:space="preserve">leading to herniation </w:t>
      </w:r>
    </w:p>
    <w:p w14:paraId="4C08DB8C" w14:textId="5FCB1406" w:rsidR="00A90686" w:rsidRPr="003F7195" w:rsidRDefault="009C6C66" w:rsidP="00E80F59">
      <w:pPr>
        <w:pStyle w:val="Brdtext1"/>
        <w:numPr>
          <w:ilvl w:val="1"/>
          <w:numId w:val="9"/>
        </w:numPr>
        <w:rPr>
          <w:lang w:val="en-GB"/>
        </w:rPr>
      </w:pPr>
      <w:r w:rsidRPr="003F7195">
        <w:rPr>
          <w:lang w:val="en-GB"/>
        </w:rPr>
        <w:t>Missed diagnosis (</w:t>
      </w:r>
      <w:r w:rsidR="00112798" w:rsidRPr="003F7195">
        <w:rPr>
          <w:lang w:val="en-GB"/>
        </w:rPr>
        <w:t>11,8%)</w:t>
      </w:r>
      <w:r w:rsidR="00073D99" w:rsidRPr="003F7195">
        <w:rPr>
          <w:lang w:val="en-GB"/>
        </w:rPr>
        <w:t xml:space="preserve"> – missing </w:t>
      </w:r>
      <w:r w:rsidR="00A90686" w:rsidRPr="003F7195">
        <w:rPr>
          <w:lang w:val="en-GB"/>
        </w:rPr>
        <w:t>injuries on CT or during laparotomy</w:t>
      </w:r>
    </w:p>
    <w:p w14:paraId="5CEE338A" w14:textId="13417DF2" w:rsidR="00077458" w:rsidRPr="003F7195" w:rsidRDefault="00112798" w:rsidP="00E80F59">
      <w:pPr>
        <w:pStyle w:val="Brdtext1"/>
        <w:numPr>
          <w:ilvl w:val="1"/>
          <w:numId w:val="9"/>
        </w:numPr>
        <w:rPr>
          <w:lang w:val="en-GB"/>
        </w:rPr>
      </w:pPr>
      <w:r w:rsidRPr="003F7195">
        <w:rPr>
          <w:lang w:val="en-GB"/>
        </w:rPr>
        <w:t>Technical error (7,8%)</w:t>
      </w:r>
      <w:r w:rsidR="00A90686" w:rsidRPr="003F7195">
        <w:rPr>
          <w:lang w:val="en-GB"/>
        </w:rPr>
        <w:t xml:space="preserve"> </w:t>
      </w:r>
      <w:r w:rsidR="00471F53" w:rsidRPr="003F7195">
        <w:rPr>
          <w:lang w:val="en-GB"/>
        </w:rPr>
        <w:t>–</w:t>
      </w:r>
      <w:r w:rsidR="00A90686" w:rsidRPr="003F7195">
        <w:rPr>
          <w:lang w:val="en-GB"/>
        </w:rPr>
        <w:t xml:space="preserve"> </w:t>
      </w:r>
      <w:r w:rsidR="00983E3E" w:rsidRPr="003F7195">
        <w:rPr>
          <w:lang w:val="en-GB"/>
        </w:rPr>
        <w:t xml:space="preserve"> intracranial </w:t>
      </w:r>
      <w:r w:rsidR="00471F53" w:rsidRPr="003F7195">
        <w:rPr>
          <w:lang w:val="en-GB"/>
        </w:rPr>
        <w:t xml:space="preserve">bleeding </w:t>
      </w:r>
      <w:r w:rsidR="00983E3E" w:rsidRPr="003F7195">
        <w:rPr>
          <w:lang w:val="en-GB"/>
        </w:rPr>
        <w:t xml:space="preserve">of coagulopathic patient </w:t>
      </w:r>
      <w:r w:rsidR="00BE0E52" w:rsidRPr="003F7195">
        <w:rPr>
          <w:lang w:val="en-GB"/>
        </w:rPr>
        <w:t>d</w:t>
      </w:r>
      <w:r w:rsidR="00471F53" w:rsidRPr="003F7195">
        <w:rPr>
          <w:lang w:val="en-GB"/>
        </w:rPr>
        <w:t>uring ICP</w:t>
      </w:r>
      <w:r w:rsidR="00BE0E52" w:rsidRPr="003F7195">
        <w:rPr>
          <w:lang w:val="en-GB"/>
        </w:rPr>
        <w:t xml:space="preserve">, surgical errors </w:t>
      </w:r>
    </w:p>
    <w:p w14:paraId="224F8644" w14:textId="77777777" w:rsidR="00D064FF" w:rsidRPr="003F7195" w:rsidRDefault="00E80F59" w:rsidP="00D064FF">
      <w:pPr>
        <w:pStyle w:val="Brdtext1"/>
        <w:numPr>
          <w:ilvl w:val="0"/>
          <w:numId w:val="9"/>
        </w:numPr>
        <w:rPr>
          <w:lang w:val="en-GB"/>
        </w:rPr>
      </w:pPr>
      <w:r w:rsidRPr="003F7195">
        <w:rPr>
          <w:lang w:val="en-GB"/>
        </w:rPr>
        <w:t xml:space="preserve">Also looked at timing of </w:t>
      </w:r>
      <w:r w:rsidR="006474F2" w:rsidRPr="003F7195">
        <w:rPr>
          <w:lang w:val="en-GB"/>
        </w:rPr>
        <w:t xml:space="preserve">preventable </w:t>
      </w:r>
      <w:r w:rsidRPr="003F7195">
        <w:rPr>
          <w:lang w:val="en-GB"/>
        </w:rPr>
        <w:t>death</w:t>
      </w:r>
      <w:r w:rsidR="006474F2" w:rsidRPr="003F7195">
        <w:rPr>
          <w:lang w:val="en-GB"/>
        </w:rPr>
        <w:t>s</w:t>
      </w:r>
    </w:p>
    <w:p w14:paraId="7F786757" w14:textId="7D018DAF" w:rsidR="00E80F59" w:rsidRPr="003F7195" w:rsidRDefault="00D064FF" w:rsidP="00D064FF">
      <w:pPr>
        <w:pStyle w:val="Brdtext1"/>
        <w:numPr>
          <w:ilvl w:val="1"/>
          <w:numId w:val="9"/>
        </w:numPr>
        <w:rPr>
          <w:lang w:val="en-GB"/>
        </w:rPr>
      </w:pPr>
      <w:r w:rsidRPr="003F7195">
        <w:rPr>
          <w:lang w:val="en-GB"/>
        </w:rPr>
        <w:t xml:space="preserve">Classic distribution </w:t>
      </w:r>
      <w:r w:rsidR="00E80F59" w:rsidRPr="003F7195">
        <w:rPr>
          <w:lang w:val="en-GB"/>
        </w:rPr>
        <w:t xml:space="preserve">within the </w:t>
      </w:r>
      <w:r w:rsidR="006474F2" w:rsidRPr="003F7195">
        <w:rPr>
          <w:lang w:val="en-GB"/>
        </w:rPr>
        <w:t>first 1-6 hours after injury</w:t>
      </w:r>
    </w:p>
    <w:p w14:paraId="487ED60F" w14:textId="31560B86" w:rsidR="00D064FF" w:rsidRPr="003F7195" w:rsidRDefault="00D064FF" w:rsidP="00D064FF">
      <w:pPr>
        <w:pStyle w:val="Brdtext1"/>
        <w:numPr>
          <w:ilvl w:val="1"/>
          <w:numId w:val="9"/>
        </w:numPr>
        <w:rPr>
          <w:lang w:val="en-GB"/>
        </w:rPr>
      </w:pPr>
      <w:r w:rsidRPr="003F7195">
        <w:rPr>
          <w:lang w:val="en-GB"/>
        </w:rPr>
        <w:t>In this study</w:t>
      </w:r>
      <w:r w:rsidR="007E0604" w:rsidRPr="003F7195">
        <w:rPr>
          <w:lang w:val="en-GB"/>
        </w:rPr>
        <w:t>: most preventable deaths occurred later, but due to early errors</w:t>
      </w:r>
      <w:r w:rsidR="003F0C7F" w:rsidRPr="003F7195">
        <w:rPr>
          <w:lang w:val="en-GB"/>
        </w:rPr>
        <w:t>. Most preventable deaths occurred within 7 days, 1/3 later</w:t>
      </w:r>
    </w:p>
    <w:p w14:paraId="6898F44A" w14:textId="77777777" w:rsidR="00DA4B39" w:rsidRPr="003F7195" w:rsidRDefault="00DA4B39" w:rsidP="00D064FF">
      <w:pPr>
        <w:pStyle w:val="Brdtext1"/>
        <w:numPr>
          <w:ilvl w:val="1"/>
          <w:numId w:val="9"/>
        </w:numPr>
        <w:rPr>
          <w:lang w:val="en-GB"/>
        </w:rPr>
      </w:pPr>
    </w:p>
    <w:p w14:paraId="7547AC3C" w14:textId="532CC342" w:rsidR="00DA4B39" w:rsidRPr="003F7195" w:rsidRDefault="00DA4B39" w:rsidP="00BA19E1">
      <w:pPr>
        <w:pStyle w:val="Brdtext1"/>
        <w:numPr>
          <w:ilvl w:val="0"/>
          <w:numId w:val="9"/>
        </w:numPr>
        <w:rPr>
          <w:lang w:val="en-GB"/>
        </w:rPr>
      </w:pPr>
      <w:r w:rsidRPr="003F7195">
        <w:rPr>
          <w:lang w:val="en-GB"/>
        </w:rPr>
        <w:t xml:space="preserve">Early deaths are considered preventable – could be prevented if injuries are identified and treated properly </w:t>
      </w:r>
      <w:hyperlink r:id="rId25" w:history="1">
        <w:r w:rsidR="00BA19E1" w:rsidRPr="003F7195">
          <w:rPr>
            <w:rStyle w:val="Hyperlnk"/>
            <w:lang w:val="en-GB"/>
          </w:rPr>
          <w:t>Preventable trauma deaths: from panel review to population based-studies</w:t>
        </w:r>
      </w:hyperlink>
    </w:p>
    <w:p w14:paraId="20D70E2E" w14:textId="77777777" w:rsidR="00DA4B39" w:rsidRPr="003F7195" w:rsidRDefault="00DA4B39" w:rsidP="00DA4B39">
      <w:pPr>
        <w:pStyle w:val="Brdtext1"/>
        <w:ind w:left="720"/>
        <w:rPr>
          <w:lang w:val="en-GB"/>
        </w:rPr>
      </w:pPr>
    </w:p>
    <w:p w14:paraId="054A9C8E" w14:textId="77777777" w:rsidR="00D064FF" w:rsidRPr="003F7195" w:rsidRDefault="00D064FF" w:rsidP="00D064FF">
      <w:pPr>
        <w:pStyle w:val="Brdtext1"/>
        <w:ind w:left="360"/>
        <w:rPr>
          <w:lang w:val="en-GB"/>
        </w:rPr>
      </w:pPr>
    </w:p>
    <w:p w14:paraId="66B01F90" w14:textId="77777777" w:rsidR="00A23613" w:rsidRPr="003F7195" w:rsidRDefault="00A23613" w:rsidP="00FA2E5B">
      <w:pPr>
        <w:pStyle w:val="Brdtext1"/>
        <w:rPr>
          <w:lang w:val="en-GB"/>
        </w:rPr>
      </w:pPr>
    </w:p>
    <w:p w14:paraId="5EFD8092" w14:textId="77777777" w:rsidR="00402F95" w:rsidRPr="003F7195" w:rsidRDefault="00402F95" w:rsidP="00FA2E5B">
      <w:pPr>
        <w:pStyle w:val="Brdtext1"/>
        <w:rPr>
          <w:lang w:val="en-GB"/>
        </w:rPr>
      </w:pPr>
    </w:p>
    <w:p w14:paraId="7357BBDE" w14:textId="48BDA019" w:rsidR="009242C3" w:rsidRPr="003F7195" w:rsidRDefault="00B36079" w:rsidP="00FA2E5B">
      <w:pPr>
        <w:pStyle w:val="Brdtext1"/>
        <w:rPr>
          <w:lang w:val="en-GB"/>
        </w:rPr>
      </w:pPr>
      <w:hyperlink r:id="rId26" w:history="1">
        <w:r w:rsidR="009242C3" w:rsidRPr="003F7195">
          <w:rPr>
            <w:rStyle w:val="Hyperlnk"/>
            <w:lang w:val="en-GB"/>
          </w:rPr>
          <w:t>Preventable trauma deaths: from panel review to population based-studies</w:t>
        </w:r>
      </w:hyperlink>
    </w:p>
    <w:p w14:paraId="1968173B" w14:textId="2789D293" w:rsidR="00360BB0" w:rsidRPr="003F7195" w:rsidRDefault="002F3846" w:rsidP="00FA2E5B">
      <w:pPr>
        <w:pStyle w:val="Brdtext1"/>
        <w:rPr>
          <w:lang w:val="en-GB"/>
        </w:rPr>
      </w:pPr>
      <w:r w:rsidRPr="003F7195">
        <w:rPr>
          <w:lang w:val="en-GB"/>
        </w:rPr>
        <w:t>Identified OFIs for patients dying from bleeding</w:t>
      </w:r>
      <w:r w:rsidR="00150D75" w:rsidRPr="003F7195">
        <w:rPr>
          <w:lang w:val="en-GB"/>
        </w:rPr>
        <w:t xml:space="preserve">. </w:t>
      </w:r>
      <w:proofErr w:type="spellStart"/>
      <w:r w:rsidR="00150D75" w:rsidRPr="003F7195">
        <w:rPr>
          <w:lang w:val="en-GB"/>
        </w:rPr>
        <w:t>Hemorrhage</w:t>
      </w:r>
      <w:proofErr w:type="spellEnd"/>
      <w:r w:rsidR="00150D75" w:rsidRPr="003F7195">
        <w:rPr>
          <w:lang w:val="en-GB"/>
        </w:rPr>
        <w:t xml:space="preserve"> second most common cause of </w:t>
      </w:r>
      <w:r w:rsidR="00360BB0" w:rsidRPr="003F7195">
        <w:rPr>
          <w:lang w:val="en-GB"/>
        </w:rPr>
        <w:t xml:space="preserve">death, leading cause of preventable death. Trauma registry – similar </w:t>
      </w:r>
      <w:r w:rsidR="009235BE" w:rsidRPr="003F7195">
        <w:rPr>
          <w:lang w:val="en-GB"/>
        </w:rPr>
        <w:t>M&amp;M process</w:t>
      </w:r>
    </w:p>
    <w:p w14:paraId="1B4E3362" w14:textId="4926D80E" w:rsidR="009235BE" w:rsidRPr="003F7195" w:rsidRDefault="009235BE" w:rsidP="009235BE">
      <w:pPr>
        <w:pStyle w:val="Brdtext1"/>
        <w:numPr>
          <w:ilvl w:val="0"/>
          <w:numId w:val="9"/>
        </w:numPr>
        <w:rPr>
          <w:lang w:val="en-GB"/>
        </w:rPr>
      </w:pPr>
      <w:r w:rsidRPr="003F7195">
        <w:rPr>
          <w:lang w:val="en-GB"/>
        </w:rPr>
        <w:t xml:space="preserve">Active and latent failures </w:t>
      </w:r>
      <w:r w:rsidR="005255D7" w:rsidRPr="003F7195">
        <w:rPr>
          <w:lang w:val="en-GB"/>
        </w:rPr>
        <w:t xml:space="preserve">– focused mainly on active. Latent discussed and registered in absence of active failures </w:t>
      </w:r>
    </w:p>
    <w:p w14:paraId="06CD8720" w14:textId="7F21CBE0" w:rsidR="00820F17" w:rsidRPr="003F7195" w:rsidRDefault="00972D00" w:rsidP="00820F17">
      <w:pPr>
        <w:pStyle w:val="Brdtext1"/>
        <w:numPr>
          <w:ilvl w:val="0"/>
          <w:numId w:val="9"/>
        </w:numPr>
        <w:rPr>
          <w:lang w:val="en-GB"/>
        </w:rPr>
      </w:pPr>
      <w:r w:rsidRPr="003F7195">
        <w:rPr>
          <w:lang w:val="en-GB"/>
        </w:rPr>
        <w:t xml:space="preserve">Patients </w:t>
      </w:r>
      <w:r w:rsidR="007B6CF0" w:rsidRPr="003F7195">
        <w:rPr>
          <w:lang w:val="en-GB"/>
        </w:rPr>
        <w:t xml:space="preserve">dying from CNS injury where bleeding contributed to </w:t>
      </w:r>
      <w:r w:rsidR="00820F17" w:rsidRPr="003F7195">
        <w:rPr>
          <w:lang w:val="en-GB"/>
        </w:rPr>
        <w:t>the process were included</w:t>
      </w:r>
    </w:p>
    <w:p w14:paraId="1EFDC3E0" w14:textId="3879F582" w:rsidR="00820F17" w:rsidRPr="003F7195" w:rsidRDefault="0086179D" w:rsidP="00820F17">
      <w:pPr>
        <w:pStyle w:val="Brdtext1"/>
        <w:numPr>
          <w:ilvl w:val="0"/>
          <w:numId w:val="9"/>
        </w:numPr>
        <w:rPr>
          <w:lang w:val="en-GB"/>
        </w:rPr>
      </w:pPr>
      <w:r w:rsidRPr="003F7195">
        <w:rPr>
          <w:lang w:val="en-GB"/>
        </w:rPr>
        <w:t xml:space="preserve">OFIs: </w:t>
      </w:r>
    </w:p>
    <w:p w14:paraId="1BB8A3A8" w14:textId="7ADE6E46" w:rsidR="00CE40DC" w:rsidRPr="003F7195" w:rsidRDefault="00CE40DC" w:rsidP="00CE40DC">
      <w:pPr>
        <w:pStyle w:val="Brdtext1"/>
        <w:numPr>
          <w:ilvl w:val="0"/>
          <w:numId w:val="10"/>
        </w:numPr>
        <w:rPr>
          <w:lang w:val="en-GB"/>
        </w:rPr>
      </w:pPr>
      <w:r w:rsidRPr="003F7195">
        <w:rPr>
          <w:lang w:val="en-GB"/>
        </w:rPr>
        <w:t xml:space="preserve">Missed, delayed or inappropriate surgery </w:t>
      </w:r>
      <w:r w:rsidR="00A260E9" w:rsidRPr="003F7195">
        <w:rPr>
          <w:lang w:val="en-GB"/>
        </w:rPr>
        <w:t>– most common</w:t>
      </w:r>
      <w:r w:rsidR="00CC6C4F" w:rsidRPr="003F7195">
        <w:rPr>
          <w:lang w:val="en-GB"/>
        </w:rPr>
        <w:t xml:space="preserve"> problem with</w:t>
      </w:r>
      <w:r w:rsidR="00A260E9" w:rsidRPr="003F7195">
        <w:rPr>
          <w:lang w:val="en-GB"/>
        </w:rPr>
        <w:t xml:space="preserve"> surgical </w:t>
      </w:r>
      <w:r w:rsidR="00CC6C4F" w:rsidRPr="003F7195">
        <w:rPr>
          <w:lang w:val="en-GB"/>
        </w:rPr>
        <w:t xml:space="preserve">decision making </w:t>
      </w:r>
      <w:r w:rsidR="00A0621A" w:rsidRPr="003F7195">
        <w:rPr>
          <w:lang w:val="en-GB"/>
        </w:rPr>
        <w:t xml:space="preserve">– most critical decision is between </w:t>
      </w:r>
      <w:proofErr w:type="spellStart"/>
      <w:r w:rsidR="005A2057" w:rsidRPr="003F7195">
        <w:rPr>
          <w:lang w:val="en-GB"/>
        </w:rPr>
        <w:t>immidate</w:t>
      </w:r>
      <w:proofErr w:type="spellEnd"/>
      <w:r w:rsidR="005A2057" w:rsidRPr="003F7195">
        <w:rPr>
          <w:lang w:val="en-GB"/>
        </w:rPr>
        <w:t xml:space="preserve"> intervention and further investigation</w:t>
      </w:r>
    </w:p>
    <w:p w14:paraId="37A23F69" w14:textId="223B948C" w:rsidR="00CE40DC" w:rsidRPr="003F7195" w:rsidRDefault="009904C4" w:rsidP="00CE40DC">
      <w:pPr>
        <w:pStyle w:val="Brdtext1"/>
        <w:numPr>
          <w:ilvl w:val="0"/>
          <w:numId w:val="10"/>
        </w:numPr>
        <w:rPr>
          <w:lang w:val="en-GB"/>
        </w:rPr>
      </w:pPr>
      <w:r w:rsidRPr="003F7195">
        <w:rPr>
          <w:lang w:val="en-GB"/>
        </w:rPr>
        <w:t xml:space="preserve">Missed, delayed or inappropriate radiology </w:t>
      </w:r>
    </w:p>
    <w:p w14:paraId="41B62213" w14:textId="608ED7FF" w:rsidR="009904C4" w:rsidRPr="003F7195" w:rsidRDefault="009904C4" w:rsidP="00CE40DC">
      <w:pPr>
        <w:pStyle w:val="Brdtext1"/>
        <w:numPr>
          <w:ilvl w:val="0"/>
          <w:numId w:val="10"/>
        </w:numPr>
        <w:rPr>
          <w:lang w:val="en-GB"/>
        </w:rPr>
      </w:pPr>
      <w:r w:rsidRPr="003F7195">
        <w:rPr>
          <w:lang w:val="en-GB"/>
        </w:rPr>
        <w:t xml:space="preserve">Missed or delayed diagnosis </w:t>
      </w:r>
    </w:p>
    <w:p w14:paraId="556D84F9" w14:textId="5AB3F9F2" w:rsidR="00A260E9" w:rsidRPr="003F7195" w:rsidRDefault="00A06772" w:rsidP="00A260E9">
      <w:pPr>
        <w:pStyle w:val="Brdtext1"/>
        <w:numPr>
          <w:ilvl w:val="0"/>
          <w:numId w:val="10"/>
        </w:numPr>
        <w:rPr>
          <w:lang w:val="en-GB"/>
        </w:rPr>
      </w:pPr>
      <w:r w:rsidRPr="003F7195">
        <w:rPr>
          <w:lang w:val="en-GB"/>
        </w:rPr>
        <w:t xml:space="preserve">Technical errors rare </w:t>
      </w:r>
      <w:r w:rsidR="003B2401" w:rsidRPr="003F7195">
        <w:rPr>
          <w:lang w:val="en-GB"/>
        </w:rPr>
        <w:t xml:space="preserve">, more common related to </w:t>
      </w:r>
      <w:r w:rsidR="00A260E9" w:rsidRPr="003F7195">
        <w:rPr>
          <w:lang w:val="en-GB"/>
        </w:rPr>
        <w:t xml:space="preserve">interpretation of radiology </w:t>
      </w:r>
    </w:p>
    <w:p w14:paraId="6D624F1D" w14:textId="23540A55" w:rsidR="00181E0B" w:rsidRPr="003F7195" w:rsidRDefault="00E313E9" w:rsidP="00181E0B">
      <w:pPr>
        <w:pStyle w:val="Brdtext1"/>
        <w:numPr>
          <w:ilvl w:val="1"/>
          <w:numId w:val="10"/>
        </w:numPr>
        <w:rPr>
          <w:lang w:val="en-GB"/>
        </w:rPr>
      </w:pPr>
      <w:r w:rsidRPr="003F7195">
        <w:rPr>
          <w:lang w:val="en-GB"/>
        </w:rPr>
        <w:t xml:space="preserve">73,3% of </w:t>
      </w:r>
      <w:proofErr w:type="spellStart"/>
      <w:r w:rsidRPr="003F7195">
        <w:rPr>
          <w:lang w:val="en-GB"/>
        </w:rPr>
        <w:t>ofis</w:t>
      </w:r>
      <w:proofErr w:type="spellEnd"/>
      <w:r w:rsidRPr="003F7195">
        <w:rPr>
          <w:lang w:val="en-GB"/>
        </w:rPr>
        <w:t xml:space="preserve"> were capable of affecting patient outcome </w:t>
      </w:r>
    </w:p>
    <w:p w14:paraId="72971E6D" w14:textId="45B7EA07" w:rsidR="00EF5CF4" w:rsidRPr="003F7195" w:rsidRDefault="00576034" w:rsidP="00EF5CF4">
      <w:pPr>
        <w:pStyle w:val="Brdtext1"/>
        <w:numPr>
          <w:ilvl w:val="2"/>
          <w:numId w:val="10"/>
        </w:numPr>
        <w:rPr>
          <w:lang w:val="en-GB"/>
        </w:rPr>
      </w:pPr>
      <w:r w:rsidRPr="003F7195">
        <w:rPr>
          <w:lang w:val="en-GB"/>
        </w:rPr>
        <w:t xml:space="preserve">18% of these lack of technical skill </w:t>
      </w:r>
    </w:p>
    <w:p w14:paraId="1D1E0AA0" w14:textId="0EFDF94C" w:rsidR="00576034" w:rsidRPr="003F7195" w:rsidRDefault="00996657" w:rsidP="00EF5CF4">
      <w:pPr>
        <w:pStyle w:val="Brdtext1"/>
        <w:numPr>
          <w:ilvl w:val="2"/>
          <w:numId w:val="10"/>
        </w:numPr>
        <w:rPr>
          <w:lang w:val="en-GB"/>
        </w:rPr>
      </w:pPr>
      <w:r w:rsidRPr="003F7195">
        <w:rPr>
          <w:lang w:val="en-GB"/>
        </w:rPr>
        <w:t xml:space="preserve">57% decision-making </w:t>
      </w:r>
    </w:p>
    <w:p w14:paraId="1224C8ED" w14:textId="2F949BB3" w:rsidR="00996657" w:rsidRPr="003F7195" w:rsidRDefault="00996657" w:rsidP="00EF5CF4">
      <w:pPr>
        <w:pStyle w:val="Brdtext1"/>
        <w:numPr>
          <w:ilvl w:val="2"/>
          <w:numId w:val="10"/>
        </w:numPr>
        <w:rPr>
          <w:lang w:val="en-GB"/>
        </w:rPr>
      </w:pPr>
      <w:r w:rsidRPr="003F7195">
        <w:rPr>
          <w:lang w:val="en-GB"/>
        </w:rPr>
        <w:t xml:space="preserve">37% beyond </w:t>
      </w:r>
      <w:r w:rsidR="00523ACF" w:rsidRPr="003F7195">
        <w:rPr>
          <w:lang w:val="en-GB"/>
        </w:rPr>
        <w:t xml:space="preserve">control of </w:t>
      </w:r>
      <w:proofErr w:type="spellStart"/>
      <w:r w:rsidR="00523ACF" w:rsidRPr="003F7195">
        <w:rPr>
          <w:lang w:val="en-GB"/>
        </w:rPr>
        <w:t>clinicans</w:t>
      </w:r>
      <w:proofErr w:type="spellEnd"/>
      <w:r w:rsidR="00523ACF" w:rsidRPr="003F7195">
        <w:rPr>
          <w:lang w:val="en-GB"/>
        </w:rPr>
        <w:t xml:space="preserve"> </w:t>
      </w:r>
    </w:p>
    <w:p w14:paraId="245744A5" w14:textId="7A5112ED" w:rsidR="00FB62FB" w:rsidRPr="003F7195" w:rsidRDefault="00FB62FB" w:rsidP="00FB62FB">
      <w:pPr>
        <w:pStyle w:val="Brdtext1"/>
        <w:rPr>
          <w:lang w:val="en-GB"/>
        </w:rPr>
      </w:pPr>
      <w:r w:rsidRPr="003F7195">
        <w:rPr>
          <w:lang w:val="en-GB"/>
        </w:rPr>
        <w:t xml:space="preserve">Interventions during the study: </w:t>
      </w:r>
    </w:p>
    <w:p w14:paraId="469143EC" w14:textId="38F58B5A" w:rsidR="000C5E61" w:rsidRPr="003F7195" w:rsidRDefault="000C5E61" w:rsidP="000C5E61">
      <w:pPr>
        <w:pStyle w:val="Brdtext1"/>
        <w:numPr>
          <w:ilvl w:val="0"/>
          <w:numId w:val="9"/>
        </w:numPr>
        <w:rPr>
          <w:lang w:val="en-GB"/>
        </w:rPr>
      </w:pPr>
      <w:r w:rsidRPr="003F7195">
        <w:rPr>
          <w:lang w:val="en-GB"/>
        </w:rPr>
        <w:t xml:space="preserve">Infrastructure, improved </w:t>
      </w:r>
      <w:proofErr w:type="spellStart"/>
      <w:r w:rsidRPr="003F7195">
        <w:rPr>
          <w:lang w:val="en-GB"/>
        </w:rPr>
        <w:t>theaters</w:t>
      </w:r>
      <w:proofErr w:type="spellEnd"/>
    </w:p>
    <w:p w14:paraId="662370B0" w14:textId="23B14CA4" w:rsidR="000C5E61" w:rsidRPr="003F7195" w:rsidRDefault="00645EA9" w:rsidP="000C5E61">
      <w:pPr>
        <w:pStyle w:val="Brdtext1"/>
        <w:numPr>
          <w:ilvl w:val="0"/>
          <w:numId w:val="9"/>
        </w:numPr>
        <w:rPr>
          <w:lang w:val="en-GB"/>
        </w:rPr>
      </w:pPr>
      <w:r w:rsidRPr="003F7195">
        <w:rPr>
          <w:lang w:val="en-GB"/>
        </w:rPr>
        <w:t xml:space="preserve">24h physician led </w:t>
      </w:r>
      <w:proofErr w:type="spellStart"/>
      <w:r w:rsidRPr="003F7195">
        <w:rPr>
          <w:lang w:val="en-GB"/>
        </w:rPr>
        <w:t>prehostpial</w:t>
      </w:r>
      <w:proofErr w:type="spellEnd"/>
      <w:r w:rsidRPr="003F7195">
        <w:rPr>
          <w:lang w:val="en-GB"/>
        </w:rPr>
        <w:t xml:space="preserve"> care </w:t>
      </w:r>
    </w:p>
    <w:p w14:paraId="1FB67EC9" w14:textId="246AD5B3" w:rsidR="00645EA9" w:rsidRPr="003F7195" w:rsidRDefault="00645EA9" w:rsidP="000C5E61">
      <w:pPr>
        <w:pStyle w:val="Brdtext1"/>
        <w:numPr>
          <w:ilvl w:val="0"/>
          <w:numId w:val="9"/>
        </w:numPr>
        <w:rPr>
          <w:lang w:val="en-GB"/>
        </w:rPr>
      </w:pPr>
      <w:r w:rsidRPr="003F7195">
        <w:rPr>
          <w:lang w:val="en-GB"/>
        </w:rPr>
        <w:t xml:space="preserve">Training of </w:t>
      </w:r>
      <w:proofErr w:type="spellStart"/>
      <w:r w:rsidRPr="003F7195">
        <w:rPr>
          <w:lang w:val="en-GB"/>
        </w:rPr>
        <w:t>suregons</w:t>
      </w:r>
      <w:proofErr w:type="spellEnd"/>
      <w:r w:rsidRPr="003F7195">
        <w:rPr>
          <w:lang w:val="en-GB"/>
        </w:rPr>
        <w:t xml:space="preserve">, consultant surgeon input </w:t>
      </w:r>
    </w:p>
    <w:p w14:paraId="12E923DC" w14:textId="7E2D3006" w:rsidR="00AC7668" w:rsidRPr="003F7195" w:rsidRDefault="00AC7668" w:rsidP="000C5E61">
      <w:pPr>
        <w:pStyle w:val="Brdtext1"/>
        <w:numPr>
          <w:ilvl w:val="0"/>
          <w:numId w:val="9"/>
        </w:numPr>
        <w:rPr>
          <w:lang w:val="en-GB"/>
        </w:rPr>
      </w:pPr>
      <w:r w:rsidRPr="003F7195">
        <w:rPr>
          <w:lang w:val="en-GB"/>
        </w:rPr>
        <w:t xml:space="preserve">massive </w:t>
      </w:r>
      <w:proofErr w:type="spellStart"/>
      <w:r w:rsidRPr="003F7195">
        <w:rPr>
          <w:lang w:val="en-GB"/>
        </w:rPr>
        <w:t>hemorrhage</w:t>
      </w:r>
      <w:proofErr w:type="spellEnd"/>
      <w:r w:rsidRPr="003F7195">
        <w:rPr>
          <w:lang w:val="en-GB"/>
        </w:rPr>
        <w:t xml:space="preserve">  protocol: prehospital </w:t>
      </w:r>
      <w:r w:rsidR="00EA7418" w:rsidRPr="003F7195">
        <w:rPr>
          <w:lang w:val="en-GB"/>
        </w:rPr>
        <w:t xml:space="preserve">notification, rapid access to blood in ED, focus on early intervention </w:t>
      </w:r>
    </w:p>
    <w:p w14:paraId="6F4DF19B" w14:textId="77777777" w:rsidR="00A06772" w:rsidRPr="003F7195" w:rsidRDefault="00A06772" w:rsidP="00D96FD4">
      <w:pPr>
        <w:pStyle w:val="Brdtext1"/>
        <w:rPr>
          <w:lang w:val="en-GB"/>
        </w:rPr>
      </w:pPr>
    </w:p>
    <w:p w14:paraId="274E6A3C" w14:textId="34B9C5C4" w:rsidR="00EE0498" w:rsidRPr="003F7195" w:rsidRDefault="00AC0CF4" w:rsidP="00EE0498">
      <w:pPr>
        <w:pStyle w:val="Brdtext1"/>
        <w:numPr>
          <w:ilvl w:val="0"/>
          <w:numId w:val="9"/>
        </w:numPr>
        <w:rPr>
          <w:lang w:val="en-GB"/>
        </w:rPr>
      </w:pPr>
      <w:r w:rsidRPr="003F7195">
        <w:rPr>
          <w:lang w:val="en-GB"/>
        </w:rPr>
        <w:t xml:space="preserve">1/4 penetrating, </w:t>
      </w:r>
      <w:r w:rsidR="00EE0498" w:rsidRPr="003F7195">
        <w:rPr>
          <w:lang w:val="en-GB"/>
        </w:rPr>
        <w:t xml:space="preserve">CNS 55,6%, </w:t>
      </w:r>
      <w:r w:rsidR="00D96FD4" w:rsidRPr="003F7195">
        <w:rPr>
          <w:lang w:val="en-GB"/>
        </w:rPr>
        <w:t xml:space="preserve">blunt trauma </w:t>
      </w:r>
      <w:r w:rsidR="00EE4F5F" w:rsidRPr="003F7195">
        <w:rPr>
          <w:lang w:val="en-GB"/>
        </w:rPr>
        <w:t>75,5%</w:t>
      </w:r>
    </w:p>
    <w:p w14:paraId="1D44DBE2" w14:textId="2DFA7F1E" w:rsidR="00300C2D" w:rsidRPr="003F7195" w:rsidRDefault="00300C2D" w:rsidP="00EE0498">
      <w:pPr>
        <w:pStyle w:val="Brdtext1"/>
        <w:numPr>
          <w:ilvl w:val="0"/>
          <w:numId w:val="9"/>
        </w:numPr>
        <w:rPr>
          <w:lang w:val="en-GB"/>
        </w:rPr>
      </w:pPr>
      <w:r w:rsidRPr="003F7195">
        <w:rPr>
          <w:lang w:val="en-GB"/>
        </w:rPr>
        <w:t>Most errors occurred in the emergency room</w:t>
      </w:r>
      <w:r w:rsidR="00644C5E" w:rsidRPr="003F7195">
        <w:rPr>
          <w:lang w:val="en-GB"/>
        </w:rPr>
        <w:t xml:space="preserve">, and most deaths </w:t>
      </w:r>
    </w:p>
    <w:p w14:paraId="0E3F518A" w14:textId="77777777" w:rsidR="00360BB0" w:rsidRPr="003F7195" w:rsidRDefault="00360BB0" w:rsidP="00FA2E5B">
      <w:pPr>
        <w:pStyle w:val="Brdtext1"/>
        <w:rPr>
          <w:lang w:val="en-GB"/>
        </w:rPr>
      </w:pPr>
    </w:p>
    <w:p w14:paraId="01CFE478" w14:textId="77777777" w:rsidR="00360BB0" w:rsidRPr="003F7195" w:rsidRDefault="00360BB0" w:rsidP="00FA2E5B">
      <w:pPr>
        <w:pStyle w:val="Brdtext1"/>
        <w:rPr>
          <w:lang w:val="en-GB"/>
        </w:rPr>
      </w:pPr>
    </w:p>
    <w:p w14:paraId="7B182860" w14:textId="77777777" w:rsidR="002F3846" w:rsidRPr="003F7195" w:rsidRDefault="002F3846" w:rsidP="00FA2E5B">
      <w:pPr>
        <w:pStyle w:val="Brdtext1"/>
        <w:rPr>
          <w:lang w:val="en-GB"/>
        </w:rPr>
      </w:pPr>
    </w:p>
    <w:p w14:paraId="5B92942B" w14:textId="77777777" w:rsidR="00402F95" w:rsidRPr="003F7195" w:rsidRDefault="00402F95" w:rsidP="00FA2E5B">
      <w:pPr>
        <w:pStyle w:val="Brdtext1"/>
        <w:rPr>
          <w:lang w:val="en-GB"/>
        </w:rPr>
      </w:pPr>
    </w:p>
    <w:p w14:paraId="0BFF9625" w14:textId="6C54ECE5" w:rsidR="002C548B" w:rsidRPr="003F7195" w:rsidRDefault="00C84455" w:rsidP="00BA4BC3">
      <w:pPr>
        <w:pStyle w:val="Brdtext1"/>
        <w:ind w:left="720"/>
        <w:rPr>
          <w:lang w:val="en-GB"/>
        </w:rPr>
      </w:pPr>
      <w:r w:rsidRPr="003F7195">
        <w:rPr>
          <w:lang w:val="en-GB"/>
        </w:rPr>
        <w:lastRenderedPageBreak/>
        <w:t xml:space="preserve">We found that traumatic brain injury with TBI have a higher </w:t>
      </w:r>
      <w:r w:rsidR="002C548B" w:rsidRPr="003F7195">
        <w:rPr>
          <w:lang w:val="en-GB"/>
        </w:rPr>
        <w:t>likelihood if errors in judgement</w:t>
      </w:r>
    </w:p>
    <w:p w14:paraId="0E005312" w14:textId="2038757E" w:rsidR="006C4A18" w:rsidRPr="003F7195" w:rsidRDefault="006C4A18" w:rsidP="002C548B">
      <w:pPr>
        <w:pStyle w:val="Brdtext1"/>
        <w:numPr>
          <w:ilvl w:val="0"/>
          <w:numId w:val="7"/>
        </w:numPr>
        <w:rPr>
          <w:lang w:val="en-GB"/>
        </w:rPr>
      </w:pPr>
      <w:r w:rsidRPr="003F7195">
        <w:rPr>
          <w:lang w:val="en-GB"/>
        </w:rPr>
        <w:t>High morta</w:t>
      </w:r>
      <w:r w:rsidR="00066B1E" w:rsidRPr="003F7195">
        <w:rPr>
          <w:lang w:val="en-GB"/>
        </w:rPr>
        <w:t>lity related to TBI</w:t>
      </w:r>
    </w:p>
    <w:p w14:paraId="27346C7C" w14:textId="7EE424CB" w:rsidR="002C548B" w:rsidRPr="003F7195" w:rsidRDefault="002C548B" w:rsidP="002C548B">
      <w:pPr>
        <w:pStyle w:val="Brdtext1"/>
        <w:numPr>
          <w:ilvl w:val="0"/>
          <w:numId w:val="7"/>
        </w:numPr>
        <w:rPr>
          <w:lang w:val="en-GB"/>
        </w:rPr>
      </w:pPr>
      <w:r w:rsidRPr="003F7195">
        <w:rPr>
          <w:lang w:val="en-GB"/>
        </w:rPr>
        <w:t>How do</w:t>
      </w:r>
      <w:r w:rsidR="005D1A55" w:rsidRPr="003F7195">
        <w:rPr>
          <w:lang w:val="en-GB"/>
        </w:rPr>
        <w:t xml:space="preserve"> the results relate to current research </w:t>
      </w:r>
    </w:p>
    <w:p w14:paraId="4914EED1" w14:textId="5F1911A3" w:rsidR="00101D73" w:rsidRPr="003F7195" w:rsidRDefault="00C85984" w:rsidP="00101D73">
      <w:pPr>
        <w:pStyle w:val="Brdtext1"/>
        <w:numPr>
          <w:ilvl w:val="1"/>
          <w:numId w:val="7"/>
        </w:numPr>
        <w:rPr>
          <w:lang w:val="en-GB"/>
        </w:rPr>
      </w:pPr>
      <w:r w:rsidRPr="003F7195">
        <w:rPr>
          <w:lang w:val="en-GB"/>
        </w:rPr>
        <w:t xml:space="preserve">Different patient cohorts </w:t>
      </w:r>
    </w:p>
    <w:p w14:paraId="3107A51C" w14:textId="3008E640" w:rsidR="00A3314E" w:rsidRPr="003F7195" w:rsidRDefault="00A3314E" w:rsidP="00C65BFE">
      <w:pPr>
        <w:pStyle w:val="Brdtext1"/>
        <w:rPr>
          <w:lang w:val="en-GB"/>
        </w:rPr>
      </w:pPr>
    </w:p>
    <w:p w14:paraId="447C725D" w14:textId="77777777" w:rsidR="00101D73" w:rsidRPr="003F7195" w:rsidRDefault="00101D73" w:rsidP="00101D73">
      <w:pPr>
        <w:pStyle w:val="Brdtext1"/>
        <w:rPr>
          <w:lang w:val="en-GB"/>
        </w:rPr>
      </w:pPr>
    </w:p>
    <w:p w14:paraId="7FB8D87F" w14:textId="77777777" w:rsidR="0093267B" w:rsidRPr="003F7195" w:rsidRDefault="0093267B" w:rsidP="00A14FE1">
      <w:pPr>
        <w:pStyle w:val="Brdtext1"/>
        <w:rPr>
          <w:lang w:val="en-GB"/>
        </w:rPr>
      </w:pPr>
    </w:p>
    <w:p w14:paraId="7B657191" w14:textId="348FD9B5" w:rsidR="009651E1" w:rsidRPr="003F7195" w:rsidRDefault="00B36079" w:rsidP="00A14FE1">
      <w:pPr>
        <w:pStyle w:val="Brdtext1"/>
        <w:rPr>
          <w:lang w:val="en-GB"/>
        </w:rPr>
      </w:pPr>
      <w:hyperlink r:id="rId27" w:history="1">
        <w:r w:rsidR="00D127C5" w:rsidRPr="003F7195">
          <w:rPr>
            <w:rStyle w:val="Hyperlnk"/>
            <w:lang w:val="en-GB"/>
          </w:rPr>
          <w:t>Analysis of preventable deaths and errors in trauma care in a Scandinavian trauma level-I centre</w:t>
        </w:r>
      </w:hyperlink>
    </w:p>
    <w:p w14:paraId="3560CA24" w14:textId="16DD7DF5" w:rsidR="009651E1" w:rsidRPr="003F7195" w:rsidRDefault="00422E68" w:rsidP="00A14FE1">
      <w:pPr>
        <w:pStyle w:val="Brdtext1"/>
        <w:rPr>
          <w:lang w:val="en-GB"/>
        </w:rPr>
      </w:pPr>
      <w:r w:rsidRPr="003F7195">
        <w:rPr>
          <w:lang w:val="en-GB"/>
        </w:rPr>
        <w:t xml:space="preserve">Study performed on </w:t>
      </w:r>
      <w:r w:rsidR="0041121C" w:rsidRPr="003F7195">
        <w:rPr>
          <w:lang w:val="en-GB"/>
        </w:rPr>
        <w:t>KUH dataset</w:t>
      </w:r>
    </w:p>
    <w:p w14:paraId="7A79D46A" w14:textId="1A2A0DC8" w:rsidR="003F3A2F" w:rsidRPr="003F7195" w:rsidRDefault="003F3A2F" w:rsidP="00A14FE1">
      <w:pPr>
        <w:pStyle w:val="Brdtext1"/>
        <w:rPr>
          <w:lang w:val="en-GB"/>
        </w:rPr>
      </w:pPr>
      <w:r w:rsidRPr="003F7195">
        <w:rPr>
          <w:lang w:val="en-GB"/>
        </w:rPr>
        <w:t>Error preventable death:</w:t>
      </w:r>
    </w:p>
    <w:p w14:paraId="02C4F4CE" w14:textId="7811AB02" w:rsidR="00C65BFE" w:rsidRPr="003F7195" w:rsidRDefault="0025123A" w:rsidP="00741954">
      <w:pPr>
        <w:pStyle w:val="Brdtext1"/>
        <w:numPr>
          <w:ilvl w:val="0"/>
          <w:numId w:val="9"/>
        </w:numPr>
        <w:rPr>
          <w:lang w:val="en-GB"/>
        </w:rPr>
      </w:pPr>
      <w:r w:rsidRPr="003F7195">
        <w:rPr>
          <w:lang w:val="en-GB"/>
        </w:rPr>
        <w:t xml:space="preserve">Clinical judgement </w:t>
      </w:r>
      <w:r w:rsidR="00741954" w:rsidRPr="003F7195">
        <w:rPr>
          <w:lang w:val="en-GB"/>
        </w:rPr>
        <w:t xml:space="preserve">53,8% ( </w:t>
      </w:r>
      <w:r w:rsidR="00BA69D8" w:rsidRPr="003F7195">
        <w:rPr>
          <w:lang w:val="en-GB"/>
        </w:rPr>
        <w:t>43,2%)</w:t>
      </w:r>
      <w:r w:rsidRPr="003F7195">
        <w:rPr>
          <w:lang w:val="en-GB"/>
        </w:rPr>
        <w:t xml:space="preserve">: </w:t>
      </w:r>
      <w:r w:rsidR="0041121C" w:rsidRPr="003F7195">
        <w:rPr>
          <w:lang w:val="en-GB"/>
        </w:rPr>
        <w:t>Inappropriate treatment</w:t>
      </w:r>
      <w:r w:rsidR="00C65BFE" w:rsidRPr="003F7195">
        <w:rPr>
          <w:lang w:val="en-GB"/>
        </w:rPr>
        <w:t xml:space="preserve"> </w:t>
      </w:r>
      <w:r w:rsidRPr="003F7195">
        <w:rPr>
          <w:lang w:val="en-GB"/>
        </w:rPr>
        <w:t>38,4% (31,3%)</w:t>
      </w:r>
    </w:p>
    <w:p w14:paraId="500C2861" w14:textId="01C9315B" w:rsidR="00BA69D8" w:rsidRPr="003F7195" w:rsidRDefault="00BA69D8" w:rsidP="00741954">
      <w:pPr>
        <w:pStyle w:val="Brdtext1"/>
        <w:numPr>
          <w:ilvl w:val="0"/>
          <w:numId w:val="9"/>
        </w:numPr>
        <w:rPr>
          <w:lang w:val="en-GB"/>
        </w:rPr>
      </w:pPr>
      <w:r w:rsidRPr="003F7195">
        <w:rPr>
          <w:lang w:val="en-GB"/>
        </w:rPr>
        <w:t xml:space="preserve">Delay in treatment </w:t>
      </w:r>
      <w:r w:rsidR="00E12E33" w:rsidRPr="003F7195">
        <w:rPr>
          <w:lang w:val="en-GB"/>
        </w:rPr>
        <w:t>7,7% (10,4%)</w:t>
      </w:r>
    </w:p>
    <w:p w14:paraId="2D54A3C2" w14:textId="7DFBF9AA" w:rsidR="000E4D41" w:rsidRPr="003F7195" w:rsidRDefault="00E12E33" w:rsidP="00A14FE1">
      <w:pPr>
        <w:pStyle w:val="Brdtext1"/>
        <w:numPr>
          <w:ilvl w:val="0"/>
          <w:numId w:val="9"/>
        </w:numPr>
        <w:rPr>
          <w:lang w:val="en-GB"/>
        </w:rPr>
      </w:pPr>
      <w:r w:rsidRPr="003F7195">
        <w:rPr>
          <w:lang w:val="en-GB"/>
        </w:rPr>
        <w:t xml:space="preserve">Missed diagnosis </w:t>
      </w:r>
      <w:r w:rsidR="00C31A17" w:rsidRPr="003F7195">
        <w:rPr>
          <w:lang w:val="en-GB"/>
        </w:rPr>
        <w:t>15,4% (19,4%)</w:t>
      </w:r>
    </w:p>
    <w:p w14:paraId="68D56DA1" w14:textId="3F5FB236" w:rsidR="00C31A17" w:rsidRPr="003F7195" w:rsidRDefault="00102A33" w:rsidP="00A14FE1">
      <w:pPr>
        <w:pStyle w:val="Brdtext1"/>
        <w:numPr>
          <w:ilvl w:val="0"/>
          <w:numId w:val="9"/>
        </w:numPr>
        <w:rPr>
          <w:lang w:val="en-GB"/>
        </w:rPr>
      </w:pPr>
      <w:r w:rsidRPr="003F7195">
        <w:rPr>
          <w:lang w:val="en-GB"/>
        </w:rPr>
        <w:t>Technical errors 0%</w:t>
      </w:r>
    </w:p>
    <w:p w14:paraId="4396CE7A" w14:textId="6F4CB081" w:rsidR="00102A33" w:rsidRPr="003F7195" w:rsidRDefault="00102A33" w:rsidP="00A14FE1">
      <w:pPr>
        <w:pStyle w:val="Brdtext1"/>
        <w:numPr>
          <w:ilvl w:val="0"/>
          <w:numId w:val="9"/>
        </w:numPr>
        <w:rPr>
          <w:lang w:val="en-GB"/>
        </w:rPr>
      </w:pPr>
      <w:r w:rsidRPr="003F7195">
        <w:rPr>
          <w:lang w:val="en-GB"/>
        </w:rPr>
        <w:t>Other 15,4% (</w:t>
      </w:r>
      <w:r w:rsidR="00A15D91" w:rsidRPr="003F7195">
        <w:rPr>
          <w:lang w:val="en-GB"/>
        </w:rPr>
        <w:t>22,5%</w:t>
      </w:r>
      <w:r w:rsidRPr="003F7195">
        <w:rPr>
          <w:lang w:val="en-GB"/>
        </w:rPr>
        <w:t>)</w:t>
      </w:r>
    </w:p>
    <w:p w14:paraId="00C0688E" w14:textId="77777777" w:rsidR="00422E68" w:rsidRPr="003F7195" w:rsidRDefault="00422E68" w:rsidP="00A14FE1">
      <w:pPr>
        <w:pStyle w:val="Brdtext1"/>
        <w:rPr>
          <w:lang w:val="en-GB"/>
        </w:rPr>
      </w:pPr>
    </w:p>
    <w:p w14:paraId="4DBF3058" w14:textId="1A8146DB" w:rsidR="003B1F96" w:rsidRPr="003F7195" w:rsidRDefault="00A14FE1" w:rsidP="00A14FE1">
      <w:pPr>
        <w:pStyle w:val="Brdtext1"/>
        <w:rPr>
          <w:b/>
          <w:bCs w:val="0"/>
          <w:lang w:val="en-GB"/>
        </w:rPr>
      </w:pPr>
      <w:r w:rsidRPr="003F7195">
        <w:rPr>
          <w:b/>
          <w:bCs w:val="0"/>
          <w:lang w:val="en-GB"/>
        </w:rPr>
        <w:t xml:space="preserve">Strengths </w:t>
      </w:r>
    </w:p>
    <w:p w14:paraId="54EDD011" w14:textId="3C34651E" w:rsidR="003B1F96" w:rsidRPr="003F7195" w:rsidRDefault="003B1F96" w:rsidP="00A14FE1">
      <w:pPr>
        <w:pStyle w:val="Brdtext1"/>
        <w:rPr>
          <w:lang w:val="en-GB"/>
        </w:rPr>
      </w:pPr>
      <w:r w:rsidRPr="003F7195">
        <w:rPr>
          <w:lang w:val="en-GB"/>
        </w:rPr>
        <w:t xml:space="preserve">Evaluation decrease mortality </w:t>
      </w:r>
    </w:p>
    <w:p w14:paraId="542E92D4" w14:textId="6E9CED5C" w:rsidR="00646BA3" w:rsidRPr="003F7195" w:rsidRDefault="00646BA3" w:rsidP="00A14FE1">
      <w:pPr>
        <w:pStyle w:val="Brdtext1"/>
        <w:rPr>
          <w:lang w:val="en-GB"/>
        </w:rPr>
      </w:pPr>
      <w:r w:rsidRPr="003F7195">
        <w:rPr>
          <w:lang w:val="en-GB"/>
        </w:rPr>
        <w:t>TBI most common cause of death</w:t>
      </w:r>
    </w:p>
    <w:p w14:paraId="01D52841" w14:textId="3AAE89EB" w:rsidR="00A14FE1" w:rsidRPr="003F7195" w:rsidRDefault="00A14FE1" w:rsidP="003C6738">
      <w:pPr>
        <w:pStyle w:val="Brdtext1"/>
        <w:jc w:val="left"/>
        <w:rPr>
          <w:b/>
          <w:bCs w:val="0"/>
          <w:lang w:val="en-GB"/>
        </w:rPr>
      </w:pPr>
      <w:r w:rsidRPr="003F7195">
        <w:rPr>
          <w:b/>
          <w:bCs w:val="0"/>
          <w:lang w:val="en-GB"/>
        </w:rPr>
        <w:t xml:space="preserve">limitations </w:t>
      </w:r>
    </w:p>
    <w:p w14:paraId="5246E885" w14:textId="620F5005" w:rsidR="003C6738" w:rsidRPr="003F7195" w:rsidRDefault="006B6A41" w:rsidP="003C6738">
      <w:pPr>
        <w:pStyle w:val="Brdtext1"/>
        <w:numPr>
          <w:ilvl w:val="0"/>
          <w:numId w:val="8"/>
        </w:numPr>
        <w:jc w:val="left"/>
        <w:rPr>
          <w:lang w:val="en-GB"/>
        </w:rPr>
      </w:pPr>
      <w:r w:rsidRPr="003F7195">
        <w:rPr>
          <w:lang w:val="en-GB"/>
        </w:rPr>
        <w:t xml:space="preserve">OFIs </w:t>
      </w:r>
      <w:r w:rsidR="00B429C6" w:rsidRPr="003F7195">
        <w:rPr>
          <w:lang w:val="en-GB"/>
        </w:rPr>
        <w:t xml:space="preserve">are </w:t>
      </w:r>
      <w:r w:rsidRPr="003F7195">
        <w:rPr>
          <w:lang w:val="en-GB"/>
        </w:rPr>
        <w:t xml:space="preserve">dependent on </w:t>
      </w:r>
      <w:r w:rsidR="00B429C6" w:rsidRPr="003F7195">
        <w:rPr>
          <w:lang w:val="en-GB"/>
        </w:rPr>
        <w:t xml:space="preserve">competence of </w:t>
      </w:r>
      <w:r w:rsidRPr="003F7195">
        <w:rPr>
          <w:lang w:val="en-GB"/>
        </w:rPr>
        <w:t>people in M</w:t>
      </w:r>
      <w:r w:rsidR="00180785" w:rsidRPr="003F7195">
        <w:rPr>
          <w:lang w:val="en-GB"/>
        </w:rPr>
        <w:t>&amp;M team</w:t>
      </w:r>
      <w:r w:rsidR="00B34A60" w:rsidRPr="003F7195">
        <w:rPr>
          <w:lang w:val="en-GB"/>
        </w:rPr>
        <w:t xml:space="preserve"> – different models </w:t>
      </w:r>
      <w:r w:rsidR="00E5514F" w:rsidRPr="003F7195">
        <w:rPr>
          <w:lang w:val="en-GB"/>
        </w:rPr>
        <w:t xml:space="preserve">for agreement between </w:t>
      </w:r>
      <w:proofErr w:type="spellStart"/>
      <w:r w:rsidR="009651E1" w:rsidRPr="003F7195">
        <w:rPr>
          <w:lang w:val="en-GB"/>
        </w:rPr>
        <w:t>panelists</w:t>
      </w:r>
      <w:proofErr w:type="spellEnd"/>
      <w:r w:rsidR="003C6738" w:rsidRPr="003F7195">
        <w:rPr>
          <w:lang w:val="en-GB"/>
        </w:rPr>
        <w:t xml:space="preserve"> </w:t>
      </w:r>
      <w:hyperlink r:id="rId28" w:history="1">
        <w:r w:rsidR="009242C3" w:rsidRPr="003F7195">
          <w:rPr>
            <w:rStyle w:val="Hyperlnk"/>
            <w:lang w:val="en-GB"/>
          </w:rPr>
          <w:t>Preventable trauma deaths: from panel review to population based-studies</w:t>
        </w:r>
      </w:hyperlink>
    </w:p>
    <w:p w14:paraId="7E866400" w14:textId="79F01015" w:rsidR="003C6738" w:rsidRPr="003F7195" w:rsidRDefault="002342C2" w:rsidP="003C6738">
      <w:pPr>
        <w:pStyle w:val="Brdtext1"/>
        <w:numPr>
          <w:ilvl w:val="0"/>
          <w:numId w:val="8"/>
        </w:numPr>
        <w:jc w:val="left"/>
        <w:rPr>
          <w:lang w:val="en-GB"/>
        </w:rPr>
      </w:pPr>
      <w:r w:rsidRPr="003F7195">
        <w:rPr>
          <w:lang w:val="en-GB"/>
        </w:rPr>
        <w:t xml:space="preserve">Research is limited to trauma-1 patients, </w:t>
      </w:r>
      <w:r w:rsidR="009242C3" w:rsidRPr="003F7195">
        <w:rPr>
          <w:lang w:val="en-GB"/>
        </w:rPr>
        <w:t xml:space="preserve">severely injured patients </w:t>
      </w:r>
    </w:p>
    <w:p w14:paraId="0471B191" w14:textId="0FAD621E" w:rsidR="00EE70CD" w:rsidRPr="003F7195" w:rsidRDefault="002A016F" w:rsidP="003C6738">
      <w:pPr>
        <w:pStyle w:val="Brdtext1"/>
        <w:numPr>
          <w:ilvl w:val="0"/>
          <w:numId w:val="8"/>
        </w:numPr>
        <w:jc w:val="left"/>
        <w:rPr>
          <w:lang w:val="en-GB"/>
        </w:rPr>
      </w:pPr>
      <w:r w:rsidRPr="003F7195">
        <w:rPr>
          <w:lang w:val="en-GB"/>
        </w:rPr>
        <w:t xml:space="preserve">Retrospective study dependent on proper documentation </w:t>
      </w:r>
    </w:p>
    <w:p w14:paraId="298B5ECE" w14:textId="35EB54CB" w:rsidR="0035272A" w:rsidRPr="003F7195" w:rsidRDefault="0035272A" w:rsidP="71BBE52F">
      <w:pPr>
        <w:pStyle w:val="Brdtext1"/>
        <w:numPr>
          <w:ilvl w:val="0"/>
          <w:numId w:val="8"/>
        </w:numPr>
        <w:jc w:val="left"/>
        <w:rPr>
          <w:lang w:val="en-GB"/>
        </w:rPr>
      </w:pPr>
      <w:r w:rsidRPr="003F7195">
        <w:rPr>
          <w:lang w:val="en-GB"/>
        </w:rPr>
        <w:t xml:space="preserve">Few patients qualify into patient cohorts, small number of patient with </w:t>
      </w:r>
    </w:p>
    <w:p w14:paraId="0979E136" w14:textId="6ABC9E8C" w:rsidR="71BBE52F" w:rsidRPr="003F7195" w:rsidRDefault="71BBE52F" w:rsidP="71BBE52F">
      <w:pPr>
        <w:pStyle w:val="Brdtext1"/>
        <w:jc w:val="left"/>
        <w:rPr>
          <w:lang w:val="en-GB"/>
        </w:rPr>
      </w:pPr>
    </w:p>
    <w:p w14:paraId="7E85ED44" w14:textId="2743B434" w:rsidR="4C5F35FF" w:rsidRPr="003F7195" w:rsidRDefault="00B36079" w:rsidP="71BBE52F">
      <w:pPr>
        <w:pStyle w:val="Brdtext1"/>
        <w:jc w:val="left"/>
        <w:rPr>
          <w:lang w:val="en-GB"/>
        </w:rPr>
      </w:pPr>
      <w:hyperlink r:id="rId29">
        <w:r w:rsidR="4C5F35FF" w:rsidRPr="003F7195">
          <w:rPr>
            <w:rStyle w:val="Hyperlnk"/>
            <w:lang w:val="en-GB"/>
          </w:rPr>
          <w:t>Opportunities for improvement in the management of patients who die from haemorrhage after trauma - PubMed (ki.se)</w:t>
        </w:r>
      </w:hyperlink>
    </w:p>
    <w:p w14:paraId="6E123B3F" w14:textId="00981E76" w:rsidR="4C5F35FF" w:rsidRPr="003F7195" w:rsidRDefault="4C5F35FF" w:rsidP="71BBE52F">
      <w:pPr>
        <w:pStyle w:val="Brdtext1"/>
        <w:jc w:val="left"/>
        <w:rPr>
          <w:lang w:val="en-GB"/>
        </w:rPr>
      </w:pPr>
      <w:r w:rsidRPr="003F7195">
        <w:rPr>
          <w:lang w:val="en-GB"/>
        </w:rPr>
        <w:t xml:space="preserve">Problems with judgement are more common than those of skill. Death from traumatic haemorrhage is associated with identifiable, remediable failures in care. The implementation </w:t>
      </w:r>
      <w:r w:rsidRPr="003F7195">
        <w:rPr>
          <w:lang w:val="en-GB"/>
        </w:rPr>
        <w:lastRenderedPageBreak/>
        <w:t>of a systematic trauma quality improvement system was associated with a fall in the mortality rate among patients presenting in shock.</w:t>
      </w:r>
    </w:p>
    <w:p w14:paraId="44ACB051" w14:textId="72DCBB79" w:rsidR="71BBE52F" w:rsidRPr="003F7195" w:rsidRDefault="71BBE52F" w:rsidP="71BBE52F">
      <w:pPr>
        <w:pStyle w:val="Brdtext1"/>
        <w:jc w:val="left"/>
        <w:rPr>
          <w:lang w:val="en-GB"/>
        </w:rPr>
      </w:pPr>
    </w:p>
    <w:p w14:paraId="487DB6C6" w14:textId="561E071F" w:rsidR="6B4940A2" w:rsidRPr="003F7195" w:rsidRDefault="00B36079" w:rsidP="71BBE52F">
      <w:pPr>
        <w:pStyle w:val="Brdtext1"/>
        <w:jc w:val="left"/>
        <w:rPr>
          <w:lang w:val="en-GB"/>
        </w:rPr>
      </w:pPr>
      <w:hyperlink r:id="rId30">
        <w:r w:rsidR="6B4940A2" w:rsidRPr="003F7195">
          <w:rPr>
            <w:rStyle w:val="Hyperlnk"/>
            <w:lang w:val="en-GB"/>
          </w:rPr>
          <w:t>Multiorgan Dysfunction After Severe Traumatic Brain Injury: Epidemiology, Mechanisms, and Clinical Management - ScienceDirect (ki.se)</w:t>
        </w:r>
      </w:hyperlink>
    </w:p>
    <w:p w14:paraId="4C8D9299" w14:textId="6152BE1A" w:rsidR="37D0767B" w:rsidRPr="003F7195" w:rsidRDefault="37D0767B" w:rsidP="71BBE52F">
      <w:pPr>
        <w:pStyle w:val="Brdtext1"/>
        <w:jc w:val="left"/>
        <w:rPr>
          <w:lang w:val="en-GB"/>
        </w:rPr>
      </w:pPr>
      <w:r w:rsidRPr="003F7195">
        <w:rPr>
          <w:lang w:val="en-GB"/>
        </w:rPr>
        <w:t>Multisystem with t</w:t>
      </w:r>
      <w:r w:rsidR="75E54492" w:rsidRPr="003F7195">
        <w:rPr>
          <w:lang w:val="en-GB"/>
        </w:rPr>
        <w:t xml:space="preserve">raumatic brain injury </w:t>
      </w:r>
    </w:p>
    <w:p w14:paraId="4E6724C0" w14:textId="055307EB" w:rsidR="00A14FE1" w:rsidRPr="003F7195" w:rsidRDefault="00A14FE1" w:rsidP="00A14FE1">
      <w:pPr>
        <w:pStyle w:val="Brdtext1"/>
        <w:rPr>
          <w:lang w:val="en-GB"/>
        </w:rPr>
      </w:pPr>
    </w:p>
    <w:p w14:paraId="21489496" w14:textId="2E5A2D22" w:rsidR="00D86CF4" w:rsidRPr="003F7195" w:rsidRDefault="3BE05E38" w:rsidP="71BBE52F">
      <w:pPr>
        <w:pStyle w:val="Brdtext1"/>
        <w:rPr>
          <w:lang w:val="en-GB"/>
        </w:rPr>
      </w:pPr>
      <w:r w:rsidRPr="003F7195">
        <w:rPr>
          <w:bCs w:val="0"/>
          <w:color w:val="2E2E2E"/>
          <w:lang w:val="en-GB"/>
        </w:rPr>
        <w:t>Extracranial organ dysfunction after severe TBI has traditionally been studied on an individual organ system basis; however, data suggest that multisystem organ dysfunction after TBI is common and likely share similar mechanistic and pathophysiologic features with single organ system dysfunction</w:t>
      </w:r>
    </w:p>
    <w:p w14:paraId="759437C4" w14:textId="41A1283C" w:rsidR="71BBE52F" w:rsidRPr="003F7195" w:rsidRDefault="71BBE52F" w:rsidP="71BBE52F">
      <w:pPr>
        <w:pStyle w:val="Brdtext1"/>
        <w:rPr>
          <w:bCs w:val="0"/>
          <w:color w:val="2E2E2E"/>
          <w:lang w:val="en-GB"/>
        </w:rPr>
      </w:pPr>
    </w:p>
    <w:p w14:paraId="479501C2" w14:textId="1EC2877E" w:rsidR="3DB2DABD" w:rsidRPr="003F7195" w:rsidRDefault="3DB2DABD" w:rsidP="71BBE52F">
      <w:pPr>
        <w:pStyle w:val="Brdtext1"/>
        <w:rPr>
          <w:color w:val="2E2E2E"/>
          <w:lang w:val="en-GB"/>
        </w:rPr>
      </w:pPr>
      <w:r w:rsidRPr="4790DFFC">
        <w:rPr>
          <w:color w:val="2E2E2E"/>
          <w:lang w:val="en-GB"/>
        </w:rPr>
        <w:t xml:space="preserve">Could it be that </w:t>
      </w:r>
      <w:r w:rsidR="4C2B5D1A" w:rsidRPr="4790DFFC">
        <w:rPr>
          <w:color w:val="2E2E2E"/>
          <w:lang w:val="en-GB"/>
        </w:rPr>
        <w:t xml:space="preserve">multisystem with </w:t>
      </w:r>
      <w:proofErr w:type="spellStart"/>
      <w:r w:rsidR="4C2B5D1A" w:rsidRPr="4790DFFC">
        <w:rPr>
          <w:color w:val="2E2E2E"/>
          <w:lang w:val="en-GB"/>
        </w:rPr>
        <w:t>tbi</w:t>
      </w:r>
      <w:proofErr w:type="spellEnd"/>
      <w:r w:rsidR="52565809" w:rsidRPr="4790DFFC">
        <w:rPr>
          <w:color w:val="2E2E2E"/>
          <w:lang w:val="en-GB"/>
        </w:rPr>
        <w:t xml:space="preserve"> </w:t>
      </w:r>
      <w:r w:rsidR="4C2B5D1A" w:rsidRPr="4790DFFC">
        <w:rPr>
          <w:color w:val="2E2E2E"/>
          <w:lang w:val="en-GB"/>
        </w:rPr>
        <w:t xml:space="preserve">die because of </w:t>
      </w:r>
      <w:proofErr w:type="spellStart"/>
      <w:r w:rsidR="4C2B5D1A" w:rsidRPr="4790DFFC">
        <w:rPr>
          <w:color w:val="2E2E2E"/>
          <w:lang w:val="en-GB"/>
        </w:rPr>
        <w:t>tbi</w:t>
      </w:r>
      <w:proofErr w:type="spellEnd"/>
      <w:r w:rsidR="4C2B5D1A" w:rsidRPr="4790DFFC">
        <w:rPr>
          <w:color w:val="2E2E2E"/>
          <w:lang w:val="en-GB"/>
        </w:rPr>
        <w:t xml:space="preserve">, </w:t>
      </w:r>
      <w:r w:rsidR="09D9A305" w:rsidRPr="4790DFFC">
        <w:rPr>
          <w:color w:val="2E2E2E"/>
          <w:lang w:val="en-GB"/>
        </w:rPr>
        <w:t xml:space="preserve"> therefore less </w:t>
      </w:r>
      <w:proofErr w:type="spellStart"/>
      <w:r w:rsidR="09D9A305" w:rsidRPr="4790DFFC">
        <w:rPr>
          <w:color w:val="2E2E2E"/>
          <w:lang w:val="en-GB"/>
        </w:rPr>
        <w:t>ofi</w:t>
      </w:r>
      <w:proofErr w:type="spellEnd"/>
      <w:r w:rsidR="09D9A305" w:rsidRPr="4790DFFC">
        <w:rPr>
          <w:color w:val="2E2E2E"/>
          <w:lang w:val="en-GB"/>
        </w:rPr>
        <w:t xml:space="preserve"> and preventability</w:t>
      </w:r>
      <w:r w:rsidR="6D5D1CA3" w:rsidRPr="4790DFFC">
        <w:rPr>
          <w:color w:val="2E2E2E"/>
          <w:lang w:val="en-GB"/>
        </w:rPr>
        <w:t>?</w:t>
      </w:r>
    </w:p>
    <w:p w14:paraId="3A88DF72" w14:textId="2554EE97" w:rsidR="4790DFFC" w:rsidRDefault="4790DFFC" w:rsidP="4790DFFC">
      <w:pPr>
        <w:pStyle w:val="Brdtext1"/>
        <w:rPr>
          <w:color w:val="2E2E2E"/>
          <w:lang w:val="en-GB"/>
        </w:rPr>
      </w:pPr>
    </w:p>
    <w:p w14:paraId="4AA8128D" w14:textId="754A3D76" w:rsidR="4790DFFC" w:rsidRDefault="4790DFFC" w:rsidP="4790DFFC">
      <w:pPr>
        <w:pStyle w:val="Brdtext1"/>
        <w:rPr>
          <w:color w:val="2E2E2E"/>
          <w:lang w:val="en-GB"/>
        </w:rPr>
      </w:pPr>
    </w:p>
    <w:p w14:paraId="3CEE32FD" w14:textId="5C4FC2F7" w:rsidR="1B06C654" w:rsidRPr="003F7195" w:rsidRDefault="00B36079" w:rsidP="71BBE52F">
      <w:pPr>
        <w:pStyle w:val="Brdtext1"/>
        <w:rPr>
          <w:bCs w:val="0"/>
          <w:color w:val="2E2E2E"/>
          <w:lang w:val="en-GB"/>
        </w:rPr>
      </w:pPr>
      <w:hyperlink r:id="rId31">
        <w:r w:rsidR="1B06C654" w:rsidRPr="4790DFFC">
          <w:rPr>
            <w:rStyle w:val="Hyperlnk"/>
            <w:lang w:val="en-GB"/>
          </w:rPr>
          <w:t>Unexpected contribution of moderate traumatic brain injury to death after major trauma - PubMed (ki.se)</w:t>
        </w:r>
      </w:hyperlink>
      <w:r w:rsidR="1B06C654" w:rsidRPr="4790DFFC">
        <w:rPr>
          <w:color w:val="2E2E2E"/>
          <w:lang w:val="en-GB"/>
        </w:rPr>
        <w:t xml:space="preserve"> - TBI is an independent predictor of mortality in multisystem trauma </w:t>
      </w:r>
    </w:p>
    <w:p w14:paraId="25B30C69" w14:textId="63FAB8A4" w:rsidR="33164B6E" w:rsidRPr="003F7195" w:rsidRDefault="00B36079" w:rsidP="71BBE52F">
      <w:pPr>
        <w:pStyle w:val="Brdtext1"/>
        <w:rPr>
          <w:lang w:val="en-GB"/>
        </w:rPr>
      </w:pPr>
      <w:hyperlink r:id="rId32">
        <w:r w:rsidR="33164B6E" w:rsidRPr="003F7195">
          <w:rPr>
            <w:rStyle w:val="Hyperlnk"/>
            <w:lang w:val="en-GB"/>
          </w:rPr>
          <w:t>Risk-adjusted mortality in severely injured adult trauma patients in Sweden - PubMed (ki.se)</w:t>
        </w:r>
      </w:hyperlink>
    </w:p>
    <w:p w14:paraId="3205F9CE" w14:textId="188D6FAF" w:rsidR="71BBE52F" w:rsidRPr="003F7195" w:rsidRDefault="71BBE52F" w:rsidP="71BBE52F">
      <w:pPr>
        <w:pStyle w:val="Brdtext1"/>
        <w:rPr>
          <w:lang w:val="en-GB"/>
        </w:rPr>
      </w:pPr>
    </w:p>
    <w:p w14:paraId="09FF63F9" w14:textId="167C048F" w:rsidR="277BCB77" w:rsidRPr="003F7195" w:rsidRDefault="00B36079" w:rsidP="71BBE52F">
      <w:pPr>
        <w:pStyle w:val="Brdtext1"/>
        <w:rPr>
          <w:lang w:val="en-GB"/>
        </w:rPr>
      </w:pPr>
      <w:hyperlink r:id="rId33">
        <w:r w:rsidR="277BCB77" w:rsidRPr="003F7195">
          <w:rPr>
            <w:rStyle w:val="Hyperlnk"/>
            <w:lang w:val="en-GB"/>
          </w:rPr>
          <w:t>Simultaneous multisystem surgery: An important capability for the civilian trauma hospital - PubMed (ki.se)</w:t>
        </w:r>
      </w:hyperlink>
    </w:p>
    <w:p w14:paraId="3BFCAAED" w14:textId="412621F6" w:rsidR="71BBE52F" w:rsidRPr="003F7195" w:rsidRDefault="71BBE52F" w:rsidP="71BBE52F">
      <w:pPr>
        <w:pStyle w:val="Brdtext1"/>
        <w:rPr>
          <w:lang w:val="en-GB"/>
        </w:rPr>
      </w:pPr>
    </w:p>
    <w:p w14:paraId="18B147F1" w14:textId="7F29E45A" w:rsidR="277BCB77" w:rsidRPr="003F7195" w:rsidRDefault="00B36079" w:rsidP="71BBE52F">
      <w:pPr>
        <w:pStyle w:val="Brdtext1"/>
        <w:rPr>
          <w:lang w:val="en-GB"/>
        </w:rPr>
      </w:pPr>
      <w:hyperlink r:id="rId34">
        <w:r w:rsidR="277BCB77" w:rsidRPr="003F7195">
          <w:rPr>
            <w:rStyle w:val="Hyperlnk"/>
            <w:lang w:val="en-GB"/>
          </w:rPr>
          <w:t>Timing of surgery after multisystem injury with traumatic brain injury: effect on neuropsychological and functional outcome - PubMed (ki.se)</w:t>
        </w:r>
      </w:hyperlink>
    </w:p>
    <w:p w14:paraId="1507E1D3" w14:textId="7E257CCD" w:rsidR="71BBE52F" w:rsidRPr="003F7195" w:rsidRDefault="71BBE52F" w:rsidP="71BBE52F">
      <w:pPr>
        <w:pStyle w:val="Brdtext1"/>
        <w:rPr>
          <w:lang w:val="en-GB"/>
        </w:rPr>
      </w:pPr>
    </w:p>
    <w:p w14:paraId="3E711E92" w14:textId="561CEAA7" w:rsidR="69B530EF" w:rsidRPr="003F7195" w:rsidRDefault="00B36079" w:rsidP="71BBE52F">
      <w:pPr>
        <w:pStyle w:val="Brdtext1"/>
        <w:rPr>
          <w:lang w:val="en-GB"/>
        </w:rPr>
      </w:pPr>
      <w:hyperlink r:id="rId35">
        <w:r w:rsidR="69B530EF" w:rsidRPr="003F7195">
          <w:rPr>
            <w:rStyle w:val="Hyperlnk"/>
            <w:lang w:val="en-GB"/>
          </w:rPr>
          <w:t>Emergency department management of traumatic brain injuries: A resource tiered review - PubMed (ki.se)</w:t>
        </w:r>
      </w:hyperlink>
    </w:p>
    <w:p w14:paraId="5280C4BA" w14:textId="37BB1403" w:rsidR="71BBE52F" w:rsidRPr="003F7195" w:rsidRDefault="71BBE52F" w:rsidP="71BBE52F">
      <w:pPr>
        <w:pStyle w:val="Brdtext1"/>
        <w:rPr>
          <w:i/>
          <w:iCs/>
          <w:lang w:val="en-GB"/>
        </w:rPr>
      </w:pPr>
    </w:p>
    <w:p w14:paraId="5B23AAAB" w14:textId="5342A375" w:rsidR="30F9E05E" w:rsidRPr="003F7195" w:rsidRDefault="00B36079" w:rsidP="71BBE52F">
      <w:pPr>
        <w:pStyle w:val="Brdtext1"/>
        <w:rPr>
          <w:i/>
          <w:iCs/>
          <w:lang w:val="en-GB"/>
        </w:rPr>
      </w:pPr>
      <w:hyperlink r:id="rId36">
        <w:r w:rsidR="30F9E05E" w:rsidRPr="003F7195">
          <w:rPr>
            <w:rStyle w:val="Hyperlnk"/>
            <w:i/>
            <w:iCs/>
            <w:lang w:val="en-GB"/>
          </w:rPr>
          <w:t>The catecholamine response to multisystem trauma - PubMed (ki.se)</w:t>
        </w:r>
      </w:hyperlink>
      <w:r w:rsidR="30F9E05E" w:rsidRPr="003F7195">
        <w:rPr>
          <w:i/>
          <w:iCs/>
          <w:lang w:val="en-GB"/>
        </w:rPr>
        <w:t xml:space="preserve"> </w:t>
      </w:r>
    </w:p>
    <w:p w14:paraId="14C715E4" w14:textId="77777777" w:rsidR="00BC5206" w:rsidRPr="003F7195" w:rsidRDefault="00BC5206" w:rsidP="71BBE52F">
      <w:pPr>
        <w:pStyle w:val="Brdtext1"/>
        <w:rPr>
          <w:b/>
          <w:lang w:val="en-GB"/>
        </w:rPr>
      </w:pPr>
    </w:p>
    <w:p w14:paraId="44FE1B91" w14:textId="1F70CCA0" w:rsidR="3E050913" w:rsidRPr="003F7195" w:rsidRDefault="00B36079" w:rsidP="71BBE52F">
      <w:pPr>
        <w:pStyle w:val="Brdtext1"/>
        <w:rPr>
          <w:lang w:val="en-GB"/>
        </w:rPr>
      </w:pPr>
      <w:hyperlink r:id="rId37">
        <w:r w:rsidR="3E050913" w:rsidRPr="003F7195">
          <w:rPr>
            <w:rStyle w:val="Hyperlnk"/>
            <w:lang w:val="en-GB"/>
          </w:rPr>
          <w:t>Risk Factors and Neurological Outcomes Associated With Circulatory Shock After Moderate-Severe Traumatic Brain Injury: A TRACK-TBI Study - PubMed (ki.se)</w:t>
        </w:r>
      </w:hyperlink>
    </w:p>
    <w:p w14:paraId="684B81CD" w14:textId="00BA7C16" w:rsidR="00834926" w:rsidRPr="003F7195" w:rsidRDefault="00BC5206" w:rsidP="00BC5206">
      <w:pPr>
        <w:pStyle w:val="Rubrik1"/>
        <w:rPr>
          <w:lang w:val="en-GB"/>
        </w:rPr>
      </w:pPr>
      <w:r w:rsidRPr="003F7195">
        <w:rPr>
          <w:lang w:val="en-GB"/>
        </w:rPr>
        <w:lastRenderedPageBreak/>
        <w:t xml:space="preserve">References </w:t>
      </w:r>
      <w:r w:rsidR="005749C8" w:rsidRPr="003F7195">
        <w:rPr>
          <w:lang w:val="en-GB"/>
        </w:rPr>
        <w:t xml:space="preserve"> </w:t>
      </w:r>
    </w:p>
    <w:p w14:paraId="62F67B96" w14:textId="7A5BEF94" w:rsidR="71BBE52F" w:rsidRPr="003F7195" w:rsidRDefault="71BBE52F" w:rsidP="71BBE52F">
      <w:pPr>
        <w:rPr>
          <w:lang w:val="en-GB"/>
        </w:rPr>
      </w:pPr>
    </w:p>
    <w:p w14:paraId="746CB6FA" w14:textId="77777777" w:rsidR="00604435" w:rsidRPr="00604435" w:rsidRDefault="00983EED" w:rsidP="00604435">
      <w:pPr>
        <w:pStyle w:val="Litteraturfrteckning"/>
        <w:rPr>
          <w:lang w:val="en-GB"/>
        </w:rPr>
      </w:pPr>
      <w:r w:rsidRPr="003F7195">
        <w:rPr>
          <w:lang w:val="en-GB"/>
        </w:rPr>
        <w:fldChar w:fldCharType="begin"/>
      </w:r>
      <w:r w:rsidR="00604435">
        <w:rPr>
          <w:lang w:val="en-GB"/>
        </w:rPr>
        <w:instrText xml:space="preserve"> ADDIN ZOTERO_BIBL {"uncited":[],"omitted":[],"custom":[]} CSL_BIBLIOGRAPHY </w:instrText>
      </w:r>
      <w:r w:rsidRPr="003F7195">
        <w:rPr>
          <w:lang w:val="en-GB"/>
        </w:rPr>
        <w:fldChar w:fldCharType="separate"/>
      </w:r>
      <w:r w:rsidR="00604435" w:rsidRPr="00604435">
        <w:rPr>
          <w:lang w:val="en-GB"/>
        </w:rPr>
        <w:t>1.</w:t>
      </w:r>
      <w:r w:rsidR="00604435" w:rsidRPr="00604435">
        <w:rPr>
          <w:lang w:val="en-GB"/>
        </w:rPr>
        <w:tab/>
        <w:t>Injuries and violence [Internet]. [cited 2023 Feb 2]. Available from: https://www.who.int/news-room/fact-sheets/detail/injuries-and-violence</w:t>
      </w:r>
    </w:p>
    <w:p w14:paraId="09B494A7" w14:textId="77777777" w:rsidR="00604435" w:rsidRPr="00604435" w:rsidRDefault="00604435" w:rsidP="00604435">
      <w:pPr>
        <w:pStyle w:val="Litteraturfrteckning"/>
        <w:rPr>
          <w:lang w:val="en-GB"/>
        </w:rPr>
      </w:pPr>
      <w:r w:rsidRPr="00604435">
        <w:t>2.</w:t>
      </w:r>
      <w:r w:rsidRPr="00604435">
        <w:tab/>
        <w:t xml:space="preserve">årsrapport | Sökresultat | SweTrau [Internet]. 2022 [cited 2023 Mar 3]. </w:t>
      </w:r>
      <w:r w:rsidRPr="00604435">
        <w:rPr>
          <w:lang w:val="en-GB"/>
        </w:rPr>
        <w:t>Available from: https://rcsyd.se/swetrau/?s=%C3%A5rsrapport</w:t>
      </w:r>
    </w:p>
    <w:p w14:paraId="6FB779A5" w14:textId="77777777" w:rsidR="00604435" w:rsidRPr="00604435" w:rsidRDefault="00604435" w:rsidP="00604435">
      <w:pPr>
        <w:pStyle w:val="Litteraturfrteckning"/>
        <w:rPr>
          <w:lang w:val="en-GB"/>
        </w:rPr>
      </w:pPr>
      <w:r w:rsidRPr="00604435">
        <w:rPr>
          <w:lang w:val="en-GB"/>
        </w:rPr>
        <w:t>3.</w:t>
      </w:r>
      <w:r w:rsidRPr="00604435">
        <w:rPr>
          <w:lang w:val="en-GB"/>
        </w:rPr>
        <w:tab/>
        <w:t>Santos CD. Student Course Manual ATLS ® Advanced Trauma Life Support. ATLS 10th Ed [Internet]. 2018 Jan 1 [cited 2023 Feb 23]; Available from: https://www.academia.edu/39781997/Student_Course_Manual_ATLS_Advanced_Trauma_Life_Support</w:t>
      </w:r>
    </w:p>
    <w:p w14:paraId="6CC2AADF" w14:textId="77777777" w:rsidR="00604435" w:rsidRPr="00604435" w:rsidRDefault="00604435" w:rsidP="00604435">
      <w:pPr>
        <w:pStyle w:val="Litteraturfrteckning"/>
        <w:rPr>
          <w:lang w:val="en-GB"/>
        </w:rPr>
      </w:pPr>
      <w:r w:rsidRPr="00604435">
        <w:rPr>
          <w:lang w:val="en-GB"/>
        </w:rPr>
        <w:t>4.</w:t>
      </w:r>
      <w:r w:rsidRPr="00604435">
        <w:rPr>
          <w:lang w:val="en-GB"/>
        </w:rPr>
        <w:tab/>
        <w:t xml:space="preserve">Ghorbani P, Falkén M, Riddez L, Sundelöf M, Oldner A, Strömmer L. Clinical review is essential to evaluate 30-day mortality after trauma. Scand J Trauma Resusc Emerg Med. 2014 Mar 13;22:18. </w:t>
      </w:r>
    </w:p>
    <w:p w14:paraId="032217A4" w14:textId="77777777" w:rsidR="00604435" w:rsidRPr="00604435" w:rsidRDefault="00604435" w:rsidP="00604435">
      <w:pPr>
        <w:pStyle w:val="Litteraturfrteckning"/>
        <w:rPr>
          <w:lang w:val="en-GB"/>
        </w:rPr>
      </w:pPr>
      <w:r w:rsidRPr="00604435">
        <w:rPr>
          <w:lang w:val="en-GB"/>
        </w:rPr>
        <w:t>5.</w:t>
      </w:r>
      <w:r w:rsidRPr="00604435">
        <w:rPr>
          <w:lang w:val="en-GB"/>
        </w:rPr>
        <w:tab/>
        <w:t xml:space="preserve">Roy N, Kizhakke Veetil D, Khajanchi MU, Kumar V, Solomon H, Kamble J, et al. Learning from 2523 trauma deaths in India- opportunities to prevent in-hospital deaths. BMC Health Serv Res. 2017 Feb 16;17:142. </w:t>
      </w:r>
    </w:p>
    <w:p w14:paraId="4DF18DF9" w14:textId="77777777" w:rsidR="00604435" w:rsidRPr="00604435" w:rsidRDefault="00604435" w:rsidP="00604435">
      <w:pPr>
        <w:pStyle w:val="Litteraturfrteckning"/>
        <w:rPr>
          <w:lang w:val="en-GB"/>
        </w:rPr>
      </w:pPr>
      <w:r w:rsidRPr="00604435">
        <w:rPr>
          <w:lang w:val="en-GB"/>
        </w:rPr>
        <w:t>6.</w:t>
      </w:r>
      <w:r w:rsidRPr="00604435">
        <w:rPr>
          <w:lang w:val="en-GB"/>
        </w:rPr>
        <w:tab/>
        <w:t xml:space="preserve">Chiara O, Cimbanassi S, Pitidis A, Vesconi S. Preventable trauma deaths: from panel review to population based-studies. World J Emerg Surg. 2006 Apr 11;1:12. </w:t>
      </w:r>
    </w:p>
    <w:p w14:paraId="46E0676B" w14:textId="77777777" w:rsidR="00604435" w:rsidRPr="00604435" w:rsidRDefault="00604435" w:rsidP="00604435">
      <w:pPr>
        <w:pStyle w:val="Litteraturfrteckning"/>
        <w:rPr>
          <w:lang w:val="en-GB"/>
        </w:rPr>
      </w:pPr>
      <w:r w:rsidRPr="00604435">
        <w:rPr>
          <w:lang w:val="en-GB"/>
        </w:rPr>
        <w:t>7.</w:t>
      </w:r>
      <w:r w:rsidRPr="00604435">
        <w:rPr>
          <w:lang w:val="en-GB"/>
        </w:rPr>
        <w:tab/>
        <w:t xml:space="preserve">Gennarelli TA, Wodzin E. AIS 2005: A contemporary injury scale. Injury. 2006 Dec 1;37(12):1083–91. </w:t>
      </w:r>
    </w:p>
    <w:p w14:paraId="29EC5C2C" w14:textId="77777777" w:rsidR="00604435" w:rsidRPr="00604435" w:rsidRDefault="00604435" w:rsidP="00604435">
      <w:pPr>
        <w:pStyle w:val="Litteraturfrteckning"/>
        <w:rPr>
          <w:lang w:val="en-GB"/>
        </w:rPr>
      </w:pPr>
      <w:r w:rsidRPr="00604435">
        <w:rPr>
          <w:lang w:val="en-GB"/>
        </w:rPr>
        <w:t>8.</w:t>
      </w:r>
      <w:r w:rsidRPr="00604435">
        <w:rPr>
          <w:lang w:val="en-GB"/>
        </w:rPr>
        <w:tab/>
        <w:t>The Abbreviated Injury Scale [Internet]. https://cochranfirm.com/new-orleans/. [cited 2023 Feb 2]. Available from: https://cochranfirm.com/new-orleans/injury-scale/</w:t>
      </w:r>
    </w:p>
    <w:p w14:paraId="6B98D7D4" w14:textId="77777777" w:rsidR="00604435" w:rsidRPr="00604435" w:rsidRDefault="00604435" w:rsidP="00604435">
      <w:pPr>
        <w:pStyle w:val="Litteraturfrteckning"/>
        <w:rPr>
          <w:lang w:val="en-GB"/>
        </w:rPr>
      </w:pPr>
      <w:r w:rsidRPr="00604435">
        <w:rPr>
          <w:lang w:val="en-GB"/>
        </w:rPr>
        <w:t>9.</w:t>
      </w:r>
      <w:r w:rsidRPr="00604435">
        <w:rPr>
          <w:lang w:val="en-GB"/>
        </w:rPr>
        <w:tab/>
        <w:t xml:space="preserve">Blackmore AR, Leonard J, Madayag R, Bourg PW. Using the Trauma Quality Improvement Program Metrics Data to Enhance Clinical Practice. J Trauma Nurs. 2019 May;26(3):121–7. </w:t>
      </w:r>
    </w:p>
    <w:p w14:paraId="619CC3AB" w14:textId="77777777" w:rsidR="00604435" w:rsidRPr="00604435" w:rsidRDefault="00604435" w:rsidP="00604435">
      <w:pPr>
        <w:pStyle w:val="Litteraturfrteckning"/>
        <w:rPr>
          <w:lang w:val="en-GB"/>
        </w:rPr>
      </w:pPr>
      <w:r w:rsidRPr="00604435">
        <w:rPr>
          <w:lang w:val="en-GB"/>
        </w:rPr>
        <w:t>10.</w:t>
      </w:r>
      <w:r w:rsidRPr="00604435">
        <w:rPr>
          <w:lang w:val="en-GB"/>
        </w:rPr>
        <w:tab/>
        <w:t xml:space="preserve">Choi J, Carlos G, Nassar AK, Knowlton LM, Spain DA. The impact of trauma systems on patient outcomes. Curr Probl Surg. 2021 Jan 1;58(1):100840. </w:t>
      </w:r>
    </w:p>
    <w:p w14:paraId="560B6770" w14:textId="77777777" w:rsidR="00604435" w:rsidRPr="00604435" w:rsidRDefault="00604435" w:rsidP="00604435">
      <w:pPr>
        <w:pStyle w:val="Litteraturfrteckning"/>
        <w:rPr>
          <w:lang w:val="en-GB"/>
        </w:rPr>
      </w:pPr>
      <w:r w:rsidRPr="00604435">
        <w:rPr>
          <w:lang w:val="en-GB"/>
        </w:rPr>
        <w:t>11.</w:t>
      </w:r>
      <w:r w:rsidRPr="00604435">
        <w:rPr>
          <w:lang w:val="en-GB"/>
        </w:rPr>
        <w:tab/>
        <w:t>Innovation A for C. Trauma system [Internet]. Agency for Clinical Innovation. Agency for Clinical Innovation (ACI); 2014 [cited 2023 Jan 26]. Available from: https://aci.health.nsw.gov.au/networks/institute-of-trauma-and-injury-management/clinical/trauma_system</w:t>
      </w:r>
    </w:p>
    <w:p w14:paraId="0E8C183F" w14:textId="77777777" w:rsidR="00604435" w:rsidRPr="00604435" w:rsidRDefault="00604435" w:rsidP="00604435">
      <w:pPr>
        <w:pStyle w:val="Litteraturfrteckning"/>
        <w:rPr>
          <w:lang w:val="en-GB"/>
        </w:rPr>
      </w:pPr>
      <w:r w:rsidRPr="00604435">
        <w:rPr>
          <w:lang w:val="en-GB"/>
        </w:rPr>
        <w:t>12.</w:t>
      </w:r>
      <w:r w:rsidRPr="00604435">
        <w:rPr>
          <w:lang w:val="en-GB"/>
        </w:rPr>
        <w:tab/>
        <w:t>Trauma Center Levels Explained - American Trauma Society [Internet]. [cited 2023 Mar 7]. Available from: https://www.amtrauma.org/page/traumalevels</w:t>
      </w:r>
    </w:p>
    <w:p w14:paraId="2F8AD339" w14:textId="77777777" w:rsidR="00604435" w:rsidRPr="00604435" w:rsidRDefault="00604435" w:rsidP="00604435">
      <w:pPr>
        <w:pStyle w:val="Litteraturfrteckning"/>
        <w:rPr>
          <w:lang w:val="en-GB"/>
        </w:rPr>
      </w:pPr>
      <w:r w:rsidRPr="00604435">
        <w:rPr>
          <w:lang w:val="en-GB"/>
        </w:rPr>
        <w:t>13.</w:t>
      </w:r>
      <w:r w:rsidRPr="00604435">
        <w:rPr>
          <w:lang w:val="en-GB"/>
        </w:rPr>
        <w:tab/>
        <w:t>Darnell T. What is a Level 1 trauma center? [Internet]. https://www.atlantanewsfirst.com. [cited 2023 Mar 12]. Available from: https://www.atlantanewsfirst.com/2022/09/01/what-is-level-1-trauma-center/</w:t>
      </w:r>
    </w:p>
    <w:p w14:paraId="7BD5FD3B" w14:textId="77777777" w:rsidR="00604435" w:rsidRPr="00604435" w:rsidRDefault="00604435" w:rsidP="00604435">
      <w:pPr>
        <w:pStyle w:val="Litteraturfrteckning"/>
        <w:rPr>
          <w:lang w:val="en-GB"/>
        </w:rPr>
      </w:pPr>
      <w:r w:rsidRPr="00604435">
        <w:rPr>
          <w:lang w:val="en-GB"/>
        </w:rPr>
        <w:lastRenderedPageBreak/>
        <w:t>14.</w:t>
      </w:r>
      <w:r w:rsidRPr="00604435">
        <w:rPr>
          <w:lang w:val="en-GB"/>
        </w:rPr>
        <w:tab/>
        <w:t>Analysis of Preventable Trauma Deaths and Opportunities for Trauma Care Improvement in Utah [Internet]. [cited 2023 Jan 30]. Available from: https://oce-ovid-com.proxy.kib.ki.se/article/00005373-201104000-00032/HTML</w:t>
      </w:r>
    </w:p>
    <w:p w14:paraId="5B60C43B" w14:textId="77777777" w:rsidR="00604435" w:rsidRPr="00604435" w:rsidRDefault="00604435" w:rsidP="00604435">
      <w:pPr>
        <w:pStyle w:val="Litteraturfrteckning"/>
        <w:rPr>
          <w:lang w:val="en-GB"/>
        </w:rPr>
      </w:pPr>
      <w:r w:rsidRPr="00604435">
        <w:t>15.</w:t>
      </w:r>
      <w:r w:rsidRPr="00604435">
        <w:tab/>
        <w:t xml:space="preserve">Förtydligad definition av variabeln ”Genomförd dödsfallsanalys” | SweTrau [Internet]. </w:t>
      </w:r>
      <w:r w:rsidRPr="00604435">
        <w:rPr>
          <w:lang w:val="en-GB"/>
        </w:rPr>
        <w:t>[cited 2023 Jan 19]. Available from: https://rcsyd.se/swetrau/blog/nyheter/fortydligad-definition-av-variabeln-genomford-dodsfallsanalys</w:t>
      </w:r>
    </w:p>
    <w:p w14:paraId="2A54F8C1" w14:textId="77777777" w:rsidR="00604435" w:rsidRPr="00604435" w:rsidRDefault="00604435" w:rsidP="00604435">
      <w:pPr>
        <w:pStyle w:val="Litteraturfrteckning"/>
        <w:rPr>
          <w:lang w:val="en-GB"/>
        </w:rPr>
      </w:pPr>
      <w:r w:rsidRPr="00604435">
        <w:rPr>
          <w:lang w:val="en-GB"/>
        </w:rPr>
        <w:t>16.</w:t>
      </w:r>
      <w:r w:rsidRPr="00604435">
        <w:rPr>
          <w:lang w:val="en-GB"/>
        </w:rPr>
        <w:tab/>
        <w:t xml:space="preserve">Bixby S, Torres D. TRAUMA PERFORMANCE IMPROVEMENT PLAN 2016. </w:t>
      </w:r>
    </w:p>
    <w:p w14:paraId="18D7DE7B" w14:textId="77777777" w:rsidR="00604435" w:rsidRPr="00604435" w:rsidRDefault="00604435" w:rsidP="00604435">
      <w:pPr>
        <w:pStyle w:val="Litteraturfrteckning"/>
        <w:rPr>
          <w:lang w:val="en-GB"/>
        </w:rPr>
      </w:pPr>
      <w:r w:rsidRPr="00604435">
        <w:rPr>
          <w:lang w:val="en-GB"/>
        </w:rPr>
        <w:t>17.</w:t>
      </w:r>
      <w:r w:rsidRPr="00604435">
        <w:rPr>
          <w:lang w:val="en-GB"/>
        </w:rPr>
        <w:tab/>
        <w:t xml:space="preserve">Heim C, Cole E, West A, Tai N, Brohi K. Survival prediction algorithms miss significant opportunities for improvement if used for case selection in trauma quality improvement programs. Injury. 2016 Sep 1;47(9):1960–5. </w:t>
      </w:r>
    </w:p>
    <w:p w14:paraId="2C7ECA69" w14:textId="77777777" w:rsidR="00604435" w:rsidRPr="00604435" w:rsidRDefault="00604435" w:rsidP="00604435">
      <w:pPr>
        <w:pStyle w:val="Litteraturfrteckning"/>
        <w:rPr>
          <w:lang w:val="en-GB"/>
        </w:rPr>
      </w:pPr>
      <w:r w:rsidRPr="00604435">
        <w:rPr>
          <w:lang w:val="en-GB"/>
        </w:rPr>
        <w:t>18.</w:t>
      </w:r>
      <w:r w:rsidRPr="00604435">
        <w:rPr>
          <w:lang w:val="en-GB"/>
        </w:rPr>
        <w:tab/>
        <w:t xml:space="preserve">Teixeira PGR, Inaba K, Hadjizacharia P, Brown C, Salim A, Rhee P, et al. Preventable or Potentially Preventable Mortality at a Mature Trauma Center. J Trauma Inj Infect Crit Care. 2007 Dec;63(6):1338–47. </w:t>
      </w:r>
    </w:p>
    <w:p w14:paraId="1727DAB0" w14:textId="77777777" w:rsidR="00604435" w:rsidRPr="00604435" w:rsidRDefault="00604435" w:rsidP="00604435">
      <w:pPr>
        <w:pStyle w:val="Litteraturfrteckning"/>
        <w:rPr>
          <w:lang w:val="en-GB"/>
        </w:rPr>
      </w:pPr>
      <w:r w:rsidRPr="00604435">
        <w:rPr>
          <w:lang w:val="en-GB"/>
        </w:rPr>
        <w:t>19.</w:t>
      </w:r>
      <w:r w:rsidRPr="00604435">
        <w:rPr>
          <w:lang w:val="en-GB"/>
        </w:rPr>
        <w:tab/>
        <w:t xml:space="preserve">Jiang HY, MacLean A, Yoon J, Hughes S, Kim MJ, Anantha RV, et al. Evaluation of trauma resources in rural northern Alberta identifies opportunities for improvement. Can J Surg. 2020 Oct;63(5):E383–90. </w:t>
      </w:r>
    </w:p>
    <w:p w14:paraId="6EFD62C8" w14:textId="77777777" w:rsidR="00604435" w:rsidRPr="00604435" w:rsidRDefault="00604435" w:rsidP="00604435">
      <w:pPr>
        <w:pStyle w:val="Litteraturfrteckning"/>
        <w:rPr>
          <w:lang w:val="en-GB"/>
        </w:rPr>
      </w:pPr>
      <w:r w:rsidRPr="00604435">
        <w:rPr>
          <w:lang w:val="en-GB"/>
        </w:rPr>
        <w:t>20.</w:t>
      </w:r>
      <w:r w:rsidRPr="00604435">
        <w:rPr>
          <w:lang w:val="en-GB"/>
        </w:rPr>
        <w:tab/>
        <w:t xml:space="preserve">Jeppesen E, Iversen VV, Hansen IS, Reierth E, Wisborg T. Trauma research in the Nordic countries, 1995–2018 – a systematic review. Scand J Trauma Resusc Emerg Med. 2020 Mar 12;28(1):20. </w:t>
      </w:r>
    </w:p>
    <w:p w14:paraId="09C3927D" w14:textId="77777777" w:rsidR="00604435" w:rsidRPr="00604435" w:rsidRDefault="00604435" w:rsidP="00604435">
      <w:pPr>
        <w:pStyle w:val="Litteraturfrteckning"/>
        <w:rPr>
          <w:lang w:val="en-GB"/>
        </w:rPr>
      </w:pPr>
      <w:r w:rsidRPr="00604435">
        <w:rPr>
          <w:lang w:val="en-GB"/>
        </w:rPr>
        <w:t>21.</w:t>
      </w:r>
      <w:r w:rsidRPr="00604435">
        <w:rPr>
          <w:lang w:val="en-GB"/>
        </w:rPr>
        <w:tab/>
        <w:t xml:space="preserve">Strömmer L, Lundgren F, Ghorbani P, Troëng T. Risk-adjusted mortality in severely injured adult trauma patients in Sweden. BJS Open. 2022 Apr 1;6(2):zrac017. </w:t>
      </w:r>
    </w:p>
    <w:p w14:paraId="2ED77464" w14:textId="77777777" w:rsidR="00604435" w:rsidRPr="00604435" w:rsidRDefault="00604435" w:rsidP="00604435">
      <w:pPr>
        <w:pStyle w:val="Litteraturfrteckning"/>
      </w:pPr>
      <w:r w:rsidRPr="00604435">
        <w:rPr>
          <w:lang w:val="en-GB"/>
        </w:rPr>
        <w:t>22.</w:t>
      </w:r>
      <w:r w:rsidRPr="00604435">
        <w:rPr>
          <w:lang w:val="en-GB"/>
        </w:rPr>
        <w:tab/>
        <w:t xml:space="preserve">Steinvik T, Raatiniemi L, Mogensen B, Steingrímsdóttir GB, Beer T, Eriksson A, et al. Epidemiology of trauma in the subarctic regions of the Nordic countries. </w:t>
      </w:r>
      <w:r w:rsidRPr="00604435">
        <w:t xml:space="preserve">BMC Emerg Med. 2022 Jan 11;22(1):7. </w:t>
      </w:r>
    </w:p>
    <w:p w14:paraId="1A98F5E6" w14:textId="77777777" w:rsidR="00604435" w:rsidRPr="00604435" w:rsidRDefault="00604435" w:rsidP="00604435">
      <w:pPr>
        <w:pStyle w:val="Litteraturfrteckning"/>
        <w:rPr>
          <w:lang w:val="en-GB"/>
        </w:rPr>
      </w:pPr>
      <w:r w:rsidRPr="00604435">
        <w:t>23.</w:t>
      </w:r>
      <w:r w:rsidRPr="00604435">
        <w:tab/>
        <w:t xml:space="preserve">Välkommen till Traumacentrum Karolinska [Internet]. [cited 2023 Jan 18]. </w:t>
      </w:r>
      <w:r w:rsidRPr="00604435">
        <w:rPr>
          <w:lang w:val="en-GB"/>
        </w:rPr>
        <w:t>Available from: https://www.karolinska.se/for-vardgivare/tema-akut-och-reparativ-medicin/trauma-akutkirurgi-och-ortopedi2/traumacentrum-karolinska-tck/</w:t>
      </w:r>
    </w:p>
    <w:p w14:paraId="791E3CA9" w14:textId="77777777" w:rsidR="00604435" w:rsidRPr="00604435" w:rsidRDefault="00604435" w:rsidP="00604435">
      <w:pPr>
        <w:pStyle w:val="Litteraturfrteckning"/>
        <w:rPr>
          <w:lang w:val="en-GB"/>
        </w:rPr>
      </w:pPr>
      <w:r w:rsidRPr="00604435">
        <w:rPr>
          <w:lang w:val="en-GB"/>
        </w:rPr>
        <w:t>24.</w:t>
      </w:r>
      <w:r w:rsidRPr="00604435">
        <w:rPr>
          <w:lang w:val="en-GB"/>
        </w:rPr>
        <w:tab/>
        <w:t xml:space="preserve">O’Reilly D, Mahendran K, West A, Shirley P, Walsh M, Tai N. Opportunities for improvement in the management of patients who die from haemorrhage after trauma. Br J Surg. 2013 May 1;100(6):749–55. </w:t>
      </w:r>
    </w:p>
    <w:p w14:paraId="180A23DF" w14:textId="77777777" w:rsidR="00604435" w:rsidRPr="00604435" w:rsidRDefault="00604435" w:rsidP="00604435">
      <w:pPr>
        <w:pStyle w:val="Litteraturfrteckning"/>
        <w:rPr>
          <w:lang w:val="en-GB"/>
        </w:rPr>
      </w:pPr>
      <w:r w:rsidRPr="00604435">
        <w:rPr>
          <w:lang w:val="en-GB"/>
        </w:rPr>
        <w:t>25.</w:t>
      </w:r>
      <w:r w:rsidRPr="00604435">
        <w:rPr>
          <w:lang w:val="en-GB"/>
        </w:rPr>
        <w:tab/>
        <w:t xml:space="preserve">Matsumoto S, Jung K, Smith A, Coimbra R. Trauma center maturity measured by an analysis of preventable and potentially preventable deaths: there is always something to be learned…. Surg Today. 2018 Nov 1;48(11):1004–10. </w:t>
      </w:r>
    </w:p>
    <w:p w14:paraId="580EDAE2" w14:textId="77777777" w:rsidR="00604435" w:rsidRPr="00604435" w:rsidRDefault="00604435" w:rsidP="00604435">
      <w:pPr>
        <w:pStyle w:val="Litteraturfrteckning"/>
        <w:rPr>
          <w:lang w:val="en-GB"/>
        </w:rPr>
      </w:pPr>
      <w:r w:rsidRPr="00604435">
        <w:rPr>
          <w:lang w:val="en-GB"/>
        </w:rPr>
        <w:t>26.</w:t>
      </w:r>
      <w:r w:rsidRPr="00604435">
        <w:rPr>
          <w:lang w:val="en-GB"/>
        </w:rPr>
        <w:tab/>
        <w:t xml:space="preserve">Saltzherr TP, Wendt KW, Nieboer P, Nijsten MWN, Valk JP, Luitse JSK, et al. Preventability of trauma deaths in a Dutch Level-1 trauma centre. Injury. 2011 Sep 1;42(9):870–3. </w:t>
      </w:r>
    </w:p>
    <w:p w14:paraId="4CEFE4C5" w14:textId="77777777" w:rsidR="00604435" w:rsidRPr="00604435" w:rsidRDefault="00604435" w:rsidP="00604435">
      <w:pPr>
        <w:pStyle w:val="Litteraturfrteckning"/>
      </w:pPr>
      <w:r w:rsidRPr="00604435">
        <w:rPr>
          <w:lang w:val="en-GB"/>
        </w:rPr>
        <w:t>27.</w:t>
      </w:r>
      <w:r w:rsidRPr="00604435">
        <w:rPr>
          <w:lang w:val="en-GB"/>
        </w:rPr>
        <w:tab/>
        <w:t xml:space="preserve">Gruen RL, Jurkovich GJ, McIntyre LK, Foy HM, Maier RV. Patterns of Errors Contributing to Trauma Mortality: Lessons Learned From 2594 Deaths. </w:t>
      </w:r>
      <w:r w:rsidRPr="00604435">
        <w:t xml:space="preserve">Ann Surg. 2006 Sep;244(3):371–80. </w:t>
      </w:r>
    </w:p>
    <w:p w14:paraId="3F02909D" w14:textId="64BE9DA4" w:rsidR="005D6FA2" w:rsidRPr="003F7195" w:rsidRDefault="00983EED" w:rsidP="00FD7FA8">
      <w:pPr>
        <w:spacing w:after="0" w:line="360" w:lineRule="auto"/>
        <w:jc w:val="both"/>
        <w:rPr>
          <w:lang w:val="en-GB"/>
        </w:rPr>
      </w:pPr>
      <w:r w:rsidRPr="003F7195">
        <w:rPr>
          <w:lang w:val="en-GB"/>
        </w:rPr>
        <w:lastRenderedPageBreak/>
        <w:fldChar w:fldCharType="end"/>
      </w:r>
    </w:p>
    <w:sectPr w:rsidR="005D6FA2" w:rsidRPr="003F7195" w:rsidSect="00FB78FE">
      <w:footerReference w:type="default" r:id="rId38"/>
      <w:pgSz w:w="11907" w:h="16840" w:code="9"/>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rtin Gerdin Wärnberg" w:date="2023-04-24T18:46:00Z" w:initials="MGW">
    <w:p w14:paraId="2A348656" w14:textId="75F7B096" w:rsidR="00CA61E3" w:rsidRPr="00CA61E3" w:rsidRDefault="00CA61E3">
      <w:pPr>
        <w:pStyle w:val="Kommentarer"/>
        <w:rPr>
          <w:lang w:val="en-US"/>
        </w:rPr>
      </w:pPr>
      <w:r>
        <w:rPr>
          <w:rStyle w:val="Kommentarsreferens"/>
        </w:rPr>
        <w:annotationRef/>
      </w:r>
      <w:r w:rsidRPr="00CA61E3">
        <w:rPr>
          <w:lang w:val="en-US"/>
        </w:rPr>
        <w:t>Consider elaborating on trauma q</w:t>
      </w:r>
      <w:r>
        <w:rPr>
          <w:lang w:val="en-US"/>
        </w:rPr>
        <w:t xml:space="preserve">uality improvement </w:t>
      </w:r>
      <w:proofErr w:type="spellStart"/>
      <w:r>
        <w:rPr>
          <w:lang w:val="en-US"/>
        </w:rPr>
        <w:t>programmes</w:t>
      </w:r>
      <w:proofErr w:type="spellEnd"/>
      <w:r>
        <w:rPr>
          <w:lang w:val="en-US"/>
        </w:rPr>
        <w:t xml:space="preserve"> as part of trauma systems and the role of different trauma patient cohorts in TQIP.</w:t>
      </w:r>
    </w:p>
  </w:comment>
  <w:comment w:id="6" w:author="Martin Gerdin Wärnberg" w:date="2023-04-24T18:33:00Z" w:initials="MGW">
    <w:p w14:paraId="31BBE3E8" w14:textId="64DAE926" w:rsidR="00E949D2" w:rsidRPr="00E949D2" w:rsidRDefault="00E949D2">
      <w:pPr>
        <w:pStyle w:val="Kommentarer"/>
        <w:rPr>
          <w:lang w:val="en-US"/>
        </w:rPr>
      </w:pPr>
      <w:r>
        <w:rPr>
          <w:rStyle w:val="Kommentarsreferens"/>
        </w:rPr>
        <w:annotationRef/>
      </w:r>
      <w:r w:rsidRPr="00E949D2">
        <w:rPr>
          <w:lang w:val="en-US"/>
        </w:rPr>
        <w:t>It’s unusual with citations i</w:t>
      </w:r>
      <w:r>
        <w:rPr>
          <w:lang w:val="en-US"/>
        </w:rPr>
        <w:t>n the middle of a sentence, they are usually put after some kind of punctuation, like a comma or period.</w:t>
      </w:r>
    </w:p>
  </w:comment>
  <w:comment w:id="9" w:author="Martin Gerdin Wärnberg" w:date="2023-04-24T18:34:00Z" w:initials="MGW">
    <w:p w14:paraId="37E9D7A9" w14:textId="29E90876" w:rsidR="00E949D2" w:rsidRPr="00E949D2" w:rsidRDefault="00E949D2">
      <w:pPr>
        <w:pStyle w:val="Kommentarer"/>
        <w:rPr>
          <w:lang w:val="en-US"/>
        </w:rPr>
      </w:pPr>
      <w:r w:rsidRPr="00E949D2">
        <w:rPr>
          <w:rStyle w:val="Kommentarsreferens"/>
          <w:sz w:val="20"/>
          <w:szCs w:val="20"/>
        </w:rPr>
        <w:annotationRef/>
      </w:r>
      <w:r w:rsidRPr="00E949D2">
        <w:rPr>
          <w:lang w:val="en-US"/>
        </w:rPr>
        <w:t>Where? Please add citation.</w:t>
      </w:r>
    </w:p>
  </w:comment>
  <w:comment w:id="10" w:author="Martin Gerdin Wärnberg" w:date="2023-04-24T18:35:00Z" w:initials="MGW">
    <w:p w14:paraId="64139A5B" w14:textId="4E416BAE" w:rsidR="00E949D2" w:rsidRPr="00E949D2" w:rsidRDefault="00E949D2">
      <w:pPr>
        <w:pStyle w:val="Kommentarer"/>
        <w:rPr>
          <w:lang w:val="en-US"/>
        </w:rPr>
      </w:pPr>
      <w:r>
        <w:rPr>
          <w:rStyle w:val="Kommentarsreferens"/>
        </w:rPr>
        <w:annotationRef/>
      </w:r>
      <w:r w:rsidRPr="00E949D2">
        <w:rPr>
          <w:lang w:val="en-US"/>
        </w:rPr>
        <w:t>More c</w:t>
      </w:r>
      <w:r>
        <w:rPr>
          <w:lang w:val="en-US"/>
        </w:rPr>
        <w:t>ommonly referred to as traumatic brain injury.</w:t>
      </w:r>
    </w:p>
  </w:comment>
  <w:comment w:id="11" w:author="Martin Gerdin Wärnberg" w:date="2023-04-24T18:36:00Z" w:initials="MGW">
    <w:p w14:paraId="1FA2F779" w14:textId="27A03ABC" w:rsidR="00E949D2" w:rsidRPr="00E949D2" w:rsidRDefault="00E949D2">
      <w:pPr>
        <w:pStyle w:val="Kommentarer"/>
        <w:rPr>
          <w:lang w:val="en-US"/>
        </w:rPr>
      </w:pPr>
      <w:r>
        <w:rPr>
          <w:rStyle w:val="Kommentarsreferens"/>
        </w:rPr>
        <w:annotationRef/>
      </w:r>
      <w:r w:rsidRPr="00E949D2">
        <w:rPr>
          <w:lang w:val="en-US"/>
        </w:rPr>
        <w:t>Not sure if this i</w:t>
      </w:r>
      <w:r>
        <w:rPr>
          <w:lang w:val="en-US"/>
        </w:rPr>
        <w:t>s relevant.</w:t>
      </w:r>
    </w:p>
  </w:comment>
  <w:comment w:id="12" w:author="Martin Gerdin Wärnberg" w:date="2023-04-24T18:37:00Z" w:initials="MGW">
    <w:p w14:paraId="6A382554" w14:textId="2C93B388" w:rsidR="00E949D2" w:rsidRPr="00E949D2" w:rsidRDefault="00E949D2">
      <w:pPr>
        <w:pStyle w:val="Kommentarer"/>
        <w:rPr>
          <w:lang w:val="en-US"/>
        </w:rPr>
      </w:pPr>
      <w:r>
        <w:rPr>
          <w:rStyle w:val="Kommentarsreferens"/>
        </w:rPr>
        <w:annotationRef/>
      </w:r>
      <w:r w:rsidRPr="00E949D2">
        <w:rPr>
          <w:lang w:val="en-US"/>
        </w:rPr>
        <w:t>Consider elaborating on these, h</w:t>
      </w:r>
      <w:r>
        <w:rPr>
          <w:lang w:val="en-US"/>
        </w:rPr>
        <w:t>ow is AIS used to define these cohorts?</w:t>
      </w:r>
    </w:p>
  </w:comment>
  <w:comment w:id="15" w:author="Martin Gerdin Wärnberg" w:date="2023-04-24T18:38:00Z" w:initials="MGW">
    <w:p w14:paraId="3727464D" w14:textId="2EBE70D0" w:rsidR="00E949D2" w:rsidRPr="00E949D2" w:rsidRDefault="00E949D2">
      <w:pPr>
        <w:pStyle w:val="Kommentarer"/>
        <w:rPr>
          <w:lang w:val="en-US"/>
        </w:rPr>
      </w:pPr>
      <w:r>
        <w:rPr>
          <w:rStyle w:val="Kommentarsreferens"/>
        </w:rPr>
        <w:annotationRef/>
      </w:r>
      <w:r w:rsidRPr="00E949D2">
        <w:rPr>
          <w:lang w:val="en-US"/>
        </w:rPr>
        <w:t>The cohort definitions?</w:t>
      </w:r>
    </w:p>
  </w:comment>
  <w:comment w:id="16" w:author="Martin Gerdin Wärnberg" w:date="2023-04-24T18:38:00Z" w:initials="MGW">
    <w:p w14:paraId="227E1902" w14:textId="69E9009D" w:rsidR="00E949D2" w:rsidRPr="00E949D2" w:rsidRDefault="00E949D2">
      <w:pPr>
        <w:pStyle w:val="Kommentarer"/>
        <w:rPr>
          <w:lang w:val="en-US"/>
        </w:rPr>
      </w:pPr>
      <w:r>
        <w:rPr>
          <w:rStyle w:val="Kommentarsreferens"/>
        </w:rPr>
        <w:annotationRef/>
      </w:r>
      <w:r w:rsidRPr="00E949D2">
        <w:rPr>
          <w:lang w:val="en-US"/>
        </w:rPr>
        <w:t>Avoid ”modern”, are you r</w:t>
      </w:r>
      <w:r>
        <w:rPr>
          <w:lang w:val="en-US"/>
        </w:rPr>
        <w:t>eferring to specific geographic regions or income levels?</w:t>
      </w:r>
    </w:p>
  </w:comment>
  <w:comment w:id="17" w:author="Martin Gerdin Wärnberg" w:date="2023-04-24T18:39:00Z" w:initials="MGW">
    <w:p w14:paraId="390767FF" w14:textId="718256E0" w:rsidR="00E949D2" w:rsidRPr="00E949D2" w:rsidRDefault="00E949D2">
      <w:pPr>
        <w:pStyle w:val="Kommentarer"/>
        <w:rPr>
          <w:lang w:val="en-US"/>
        </w:rPr>
      </w:pPr>
      <w:r>
        <w:rPr>
          <w:rStyle w:val="Kommentarsreferens"/>
        </w:rPr>
        <w:annotationRef/>
      </w:r>
      <w:r w:rsidRPr="00E949D2">
        <w:rPr>
          <w:lang w:val="en-US"/>
        </w:rPr>
        <w:t>Consider elaborating on the tr</w:t>
      </w:r>
      <w:r>
        <w:rPr>
          <w:lang w:val="en-US"/>
        </w:rPr>
        <w:t>auma team concept, what does that mean and why is it important?</w:t>
      </w:r>
    </w:p>
  </w:comment>
  <w:comment w:id="20" w:author="Martin Gerdin Wärnberg" w:date="2023-04-24T18:40:00Z" w:initials="MGW">
    <w:p w14:paraId="7D8DA66F" w14:textId="40B0895A" w:rsidR="00E949D2" w:rsidRPr="00E949D2" w:rsidRDefault="00E949D2">
      <w:pPr>
        <w:pStyle w:val="Kommentarer"/>
        <w:rPr>
          <w:lang w:val="en-US"/>
        </w:rPr>
      </w:pPr>
      <w:r>
        <w:rPr>
          <w:rStyle w:val="Kommentarsreferens"/>
        </w:rPr>
        <w:annotationRef/>
      </w:r>
      <w:r w:rsidRPr="00E949D2">
        <w:rPr>
          <w:lang w:val="en-US"/>
        </w:rPr>
        <w:t xml:space="preserve">How is this team </w:t>
      </w:r>
      <w:r>
        <w:rPr>
          <w:lang w:val="en-US"/>
        </w:rPr>
        <w:t>different from the “trauma team” referred to above?</w:t>
      </w:r>
    </w:p>
  </w:comment>
  <w:comment w:id="22" w:author="Martin Gerdin Wärnberg" w:date="2023-04-24T18:41:00Z" w:initials="MGW">
    <w:p w14:paraId="62057BC8" w14:textId="54BEB81C" w:rsidR="00E949D2" w:rsidRPr="00E949D2" w:rsidRDefault="00E949D2">
      <w:pPr>
        <w:pStyle w:val="Kommentarer"/>
        <w:rPr>
          <w:lang w:val="en-US"/>
        </w:rPr>
      </w:pPr>
      <w:r>
        <w:rPr>
          <w:rStyle w:val="Kommentarsreferens"/>
        </w:rPr>
        <w:annotationRef/>
      </w:r>
      <w:r w:rsidRPr="00E949D2">
        <w:rPr>
          <w:lang w:val="en-US"/>
        </w:rPr>
        <w:t>Avoid making nouns out o</w:t>
      </w:r>
      <w:r>
        <w:rPr>
          <w:lang w:val="en-US"/>
        </w:rPr>
        <w:t>f verbs, as verbs are easier to read and making them into nouns disrupts the reading flow.</w:t>
      </w:r>
    </w:p>
  </w:comment>
  <w:comment w:id="24" w:author="Martin Gerdin Wärnberg" w:date="2023-04-24T19:58:00Z" w:initials="MGW">
    <w:p w14:paraId="3C1A4158" w14:textId="4B9D5847" w:rsidR="00C2728D" w:rsidRPr="00C2728D" w:rsidRDefault="00C2728D">
      <w:pPr>
        <w:pStyle w:val="Kommentarer"/>
        <w:rPr>
          <w:lang w:val="en-US"/>
        </w:rPr>
      </w:pPr>
      <w:r>
        <w:rPr>
          <w:rStyle w:val="Kommentarsreferens"/>
        </w:rPr>
        <w:annotationRef/>
      </w:r>
      <w:r w:rsidRPr="00C2728D">
        <w:rPr>
          <w:lang w:val="en-US"/>
        </w:rPr>
        <w:t>Ma</w:t>
      </w:r>
      <w:r>
        <w:rPr>
          <w:lang w:val="en-US"/>
        </w:rPr>
        <w:t>ybe you should elaborate on the different types of OFI identified in the literature, and introduce the concept of specific OFIs in contrast to OFI overall. Then you could continue to refer to “specific OFIs”.</w:t>
      </w:r>
    </w:p>
  </w:comment>
  <w:comment w:id="25" w:author="Martin Gerdin Wärnberg" w:date="2023-04-24T18:42:00Z" w:initials="MGW">
    <w:p w14:paraId="10624B7B" w14:textId="245EB007" w:rsidR="00CA61E3" w:rsidRPr="00CA61E3" w:rsidRDefault="00CA61E3">
      <w:pPr>
        <w:pStyle w:val="Kommentarer"/>
        <w:rPr>
          <w:lang w:val="en-US"/>
        </w:rPr>
      </w:pPr>
      <w:r>
        <w:rPr>
          <w:rStyle w:val="Kommentarsreferens"/>
        </w:rPr>
        <w:annotationRef/>
      </w:r>
      <w:r w:rsidRPr="00CA61E3">
        <w:rPr>
          <w:lang w:val="en-US"/>
        </w:rPr>
        <w:t xml:space="preserve">Perhaps </w:t>
      </w:r>
      <w:proofErr w:type="spellStart"/>
      <w:r w:rsidRPr="00CA61E3">
        <w:rPr>
          <w:lang w:val="en-US"/>
        </w:rPr>
        <w:t>categorised</w:t>
      </w:r>
      <w:proofErr w:type="spellEnd"/>
      <w:r w:rsidRPr="00CA61E3">
        <w:rPr>
          <w:lang w:val="en-US"/>
        </w:rPr>
        <w:t xml:space="preserve"> is a b</w:t>
      </w:r>
      <w:r>
        <w:rPr>
          <w:lang w:val="en-US"/>
        </w:rPr>
        <w:t>etter word here?</w:t>
      </w:r>
    </w:p>
  </w:comment>
  <w:comment w:id="26" w:author="Martin Gerdin Wärnberg" w:date="2023-04-24T18:44:00Z" w:initials="MGW">
    <w:p w14:paraId="3A1D55F5" w14:textId="5502AFCF" w:rsidR="00CA61E3" w:rsidRPr="00CA61E3" w:rsidRDefault="00CA61E3">
      <w:pPr>
        <w:pStyle w:val="Kommentarer"/>
        <w:rPr>
          <w:lang w:val="en-US"/>
        </w:rPr>
      </w:pPr>
      <w:r>
        <w:rPr>
          <w:rStyle w:val="Kommentarsreferens"/>
        </w:rPr>
        <w:annotationRef/>
      </w:r>
      <w:r w:rsidRPr="00CA61E3">
        <w:rPr>
          <w:lang w:val="en-US"/>
        </w:rPr>
        <w:t>I don’t think that yo</w:t>
      </w:r>
      <w:r>
        <w:rPr>
          <w:lang w:val="en-US"/>
        </w:rPr>
        <w:t>u have to focus much on the overlapping vs non-overlapping of cohort definitions. Instead, focus on how OFIs are likely to differ across cohorts and to provide specific guidance on how to improve care it is necessary to study associations between different groups of trauma patients and specific OFIs. You may provide some examples of how doing so may impact care.</w:t>
      </w:r>
    </w:p>
  </w:comment>
  <w:comment w:id="33" w:author="Martin Gerdin Wärnberg" w:date="2023-04-24T20:01:00Z" w:initials="MGW">
    <w:p w14:paraId="2186D96B" w14:textId="1D5EE46F" w:rsidR="00C2728D" w:rsidRPr="00C2728D" w:rsidRDefault="00C2728D">
      <w:pPr>
        <w:pStyle w:val="Kommentarer"/>
        <w:rPr>
          <w:lang w:val="en-US"/>
        </w:rPr>
      </w:pPr>
      <w:r>
        <w:rPr>
          <w:rStyle w:val="Kommentarsreferens"/>
        </w:rPr>
        <w:annotationRef/>
      </w:r>
      <w:r w:rsidRPr="00C2728D">
        <w:rPr>
          <w:lang w:val="en-US"/>
        </w:rPr>
        <w:t>It’s uncommon to have a</w:t>
      </w:r>
      <w:r>
        <w:rPr>
          <w:lang w:val="en-US"/>
        </w:rPr>
        <w:t xml:space="preserve"> list like that, consider putting them in a table instead.</w:t>
      </w:r>
    </w:p>
  </w:comment>
  <w:comment w:id="34" w:author="Martin Gerdin Wärnberg" w:date="2023-04-24T20:01:00Z" w:initials="MGW">
    <w:p w14:paraId="30CC22A3" w14:textId="6F1661BC" w:rsidR="00C2728D" w:rsidRPr="00C2728D" w:rsidRDefault="00C2728D">
      <w:pPr>
        <w:pStyle w:val="Kommentarer"/>
        <w:rPr>
          <w:lang w:val="en-US"/>
        </w:rPr>
      </w:pPr>
      <w:r>
        <w:rPr>
          <w:rStyle w:val="Kommentarsreferens"/>
        </w:rPr>
        <w:annotationRef/>
      </w:r>
      <w:r w:rsidRPr="00C2728D">
        <w:rPr>
          <w:lang w:val="en-US"/>
        </w:rPr>
        <w:t>I think gaps is a</w:t>
      </w:r>
      <w:r>
        <w:rPr>
          <w:lang w:val="en-US"/>
        </w:rPr>
        <w:t xml:space="preserve"> better word here.</w:t>
      </w:r>
    </w:p>
  </w:comment>
  <w:comment w:id="35" w:author="Martin Gerdin Wärnberg" w:date="2023-04-24T20:02:00Z" w:initials="MGW">
    <w:p w14:paraId="6C20DE6E" w14:textId="51D12B4A" w:rsidR="00C2728D" w:rsidRPr="00C2728D" w:rsidRDefault="00C2728D">
      <w:pPr>
        <w:pStyle w:val="Kommentarer"/>
        <w:rPr>
          <w:lang w:val="en-US"/>
        </w:rPr>
      </w:pPr>
      <w:r>
        <w:rPr>
          <w:rStyle w:val="Kommentarsreferens"/>
        </w:rPr>
        <w:annotationRef/>
      </w:r>
      <w:r w:rsidRPr="00C2728D">
        <w:rPr>
          <w:lang w:val="en-US"/>
        </w:rPr>
        <w:t>Only if the first n</w:t>
      </w:r>
      <w:r>
        <w:rPr>
          <w:lang w:val="en-US"/>
        </w:rPr>
        <w:t>urse identifies a potential issue.</w:t>
      </w:r>
    </w:p>
  </w:comment>
  <w:comment w:id="36" w:author="Martin Gerdin Wärnberg" w:date="2023-04-24T20:02:00Z" w:initials="MGW">
    <w:p w14:paraId="0FDF9865" w14:textId="47AD6640" w:rsidR="00C2728D" w:rsidRPr="00C2728D" w:rsidRDefault="00C2728D">
      <w:pPr>
        <w:pStyle w:val="Kommentarer"/>
        <w:rPr>
          <w:lang w:val="en-US"/>
        </w:rPr>
      </w:pPr>
      <w:r>
        <w:rPr>
          <w:rStyle w:val="Kommentarsreferens"/>
        </w:rPr>
        <w:annotationRef/>
      </w:r>
      <w:r w:rsidRPr="00C2728D">
        <w:rPr>
          <w:lang w:val="en-US"/>
        </w:rPr>
        <w:t>You can introduce these pa</w:t>
      </w:r>
      <w:r>
        <w:rPr>
          <w:lang w:val="en-US"/>
        </w:rPr>
        <w:t>pers in the introduction, including the grouping of “specific OFIs”.</w:t>
      </w:r>
    </w:p>
  </w:comment>
  <w:comment w:id="37" w:author="Martin Gerdin Wärnberg" w:date="2023-04-24T20:03:00Z" w:initials="MGW">
    <w:p w14:paraId="56EFBD15" w14:textId="74E808B1" w:rsidR="00C2728D" w:rsidRPr="00C2728D" w:rsidRDefault="00C2728D">
      <w:pPr>
        <w:pStyle w:val="Kommentarer"/>
        <w:rPr>
          <w:lang w:val="en-US"/>
        </w:rPr>
      </w:pPr>
      <w:r>
        <w:rPr>
          <w:rStyle w:val="Kommentarsreferens"/>
        </w:rPr>
        <w:annotationRef/>
      </w:r>
      <w:r w:rsidRPr="00C2728D">
        <w:rPr>
          <w:lang w:val="en-US"/>
        </w:rPr>
        <w:t>Do you mean that t</w:t>
      </w:r>
      <w:r>
        <w:rPr>
          <w:lang w:val="en-US"/>
        </w:rPr>
        <w:t>hese were considered as OFI?</w:t>
      </w:r>
    </w:p>
  </w:comment>
  <w:comment w:id="38" w:author="Martin Gerdin Wärnberg" w:date="2023-04-24T20:04:00Z" w:initials="MGW">
    <w:p w14:paraId="7525AF26" w14:textId="7E8435A0" w:rsidR="00C2728D" w:rsidRPr="00C2728D" w:rsidRDefault="00C2728D">
      <w:pPr>
        <w:pStyle w:val="Kommentarer"/>
        <w:rPr>
          <w:lang w:val="en-US"/>
        </w:rPr>
      </w:pPr>
      <w:r>
        <w:rPr>
          <w:rStyle w:val="Kommentarsreferens"/>
        </w:rPr>
        <w:annotationRef/>
      </w:r>
      <w:r w:rsidRPr="00C2728D">
        <w:rPr>
          <w:lang w:val="en-US"/>
        </w:rPr>
        <w:t>Consider moving this to th</w:t>
      </w:r>
      <w:r>
        <w:rPr>
          <w:lang w:val="en-US"/>
        </w:rPr>
        <w:t>e paragraph on AIS in the introduction instead.</w:t>
      </w:r>
    </w:p>
  </w:comment>
  <w:comment w:id="48" w:author="Martin Gerdin Wärnberg" w:date="2023-04-24T20:05:00Z" w:initials="MGW">
    <w:p w14:paraId="3817C0D6" w14:textId="23445B8F" w:rsidR="00C2728D" w:rsidRPr="00C2728D" w:rsidRDefault="00C2728D">
      <w:pPr>
        <w:pStyle w:val="Kommentarer"/>
        <w:rPr>
          <w:lang w:val="en-US"/>
        </w:rPr>
      </w:pPr>
      <w:r>
        <w:rPr>
          <w:rStyle w:val="Kommentarsreferens"/>
        </w:rPr>
        <w:annotationRef/>
      </w:r>
      <w:r w:rsidRPr="00C2728D">
        <w:rPr>
          <w:lang w:val="en-US"/>
        </w:rPr>
        <w:t>It’s stored as specific O</w:t>
      </w:r>
      <w:r>
        <w:rPr>
          <w:lang w:val="en-US"/>
        </w:rPr>
        <w:t>FIs, not as the binary yes no.</w:t>
      </w:r>
    </w:p>
  </w:comment>
  <w:comment w:id="55" w:author="Maja Martos" w:date="2023-04-20T13:44:00Z" w:initials="MM">
    <w:p w14:paraId="116B32CD" w14:textId="77777777" w:rsidR="005950BC" w:rsidRDefault="005950BC" w:rsidP="008F5057">
      <w:pPr>
        <w:pStyle w:val="Kommentarer"/>
      </w:pPr>
      <w:r>
        <w:rPr>
          <w:rStyle w:val="Kommentarsreferens"/>
        </w:rPr>
        <w:annotationRef/>
      </w:r>
      <w:r>
        <w:t>Såg något nummer i Elias och Husseins projekt?</w:t>
      </w:r>
    </w:p>
  </w:comment>
  <w:comment w:id="56" w:author="Martin Gerdin Wärnberg" w:date="2023-04-24T20:07:00Z" w:initials="MGW">
    <w:p w14:paraId="4C950FE1" w14:textId="4191F977" w:rsidR="00436548" w:rsidRPr="00436548" w:rsidRDefault="00436548">
      <w:pPr>
        <w:pStyle w:val="Kommentarer"/>
        <w:rPr>
          <w:lang w:val="en-US"/>
        </w:rPr>
      </w:pPr>
      <w:r>
        <w:rPr>
          <w:rStyle w:val="Kommentarsreferens"/>
        </w:rPr>
        <w:annotationRef/>
      </w:r>
      <w:r w:rsidRPr="00436548">
        <w:rPr>
          <w:lang w:val="en-US"/>
        </w:rPr>
        <w:t>You have the numbers in</w:t>
      </w:r>
      <w:r>
        <w:rPr>
          <w:lang w:val="en-US"/>
        </w:rPr>
        <w:t xml:space="preserve"> your PPF.</w:t>
      </w:r>
    </w:p>
  </w:comment>
  <w:comment w:id="57" w:author="Maja Martos" w:date="2023-04-20T22:57:00Z" w:initials="MM">
    <w:p w14:paraId="2EB2042C" w14:textId="77777777" w:rsidR="005019C1" w:rsidRPr="00E949D2" w:rsidRDefault="005019C1" w:rsidP="008F5057">
      <w:pPr>
        <w:pStyle w:val="Kommentarer"/>
        <w:rPr>
          <w:lang w:val="en-US"/>
        </w:rPr>
      </w:pPr>
      <w:r>
        <w:rPr>
          <w:rStyle w:val="Kommentarsreferens"/>
        </w:rPr>
        <w:annotationRef/>
      </w:r>
      <w:r w:rsidRPr="00E949D2">
        <w:rPr>
          <w:lang w:val="en-US"/>
        </w:rPr>
        <w:t xml:space="preserve">In line with </w:t>
      </w:r>
      <w:proofErr w:type="spellStart"/>
      <w:r w:rsidRPr="00E949D2">
        <w:rPr>
          <w:lang w:val="en-US"/>
        </w:rPr>
        <w:t>conseus</w:t>
      </w:r>
      <w:proofErr w:type="spellEnd"/>
      <w:r w:rsidRPr="00E949D2">
        <w:rPr>
          <w:lang w:val="en-US"/>
        </w:rPr>
        <w:t xml:space="preserve"> that TBI is related to high mortality, but could also be explained by older patients</w:t>
      </w:r>
    </w:p>
  </w:comment>
  <w:comment w:id="58" w:author="Maja Martos" w:date="2023-04-20T22:55:00Z" w:initials="MM">
    <w:p w14:paraId="186C7F99" w14:textId="3418B7AD" w:rsidR="008212C0" w:rsidRDefault="008212C0" w:rsidP="008F5057">
      <w:pPr>
        <w:pStyle w:val="Kommentarer"/>
      </w:pPr>
      <w:r>
        <w:rPr>
          <w:rStyle w:val="Kommentarsreferens"/>
        </w:rPr>
        <w:annotationRef/>
      </w:r>
      <w:proofErr w:type="spellStart"/>
      <w:r>
        <w:t>Ev</w:t>
      </w:r>
      <w:proofErr w:type="spellEnd"/>
      <w:r>
        <w:t xml:space="preserve"> som kommentar under tabellen </w:t>
      </w:r>
    </w:p>
  </w:comment>
  <w:comment w:id="59" w:author="Martin Gerdin Wärnberg" w:date="2023-04-24T20:08:00Z" w:initials="MGW">
    <w:p w14:paraId="249E06EB" w14:textId="0B58F2DE" w:rsidR="00436548" w:rsidRPr="00436548" w:rsidRDefault="00436548">
      <w:pPr>
        <w:pStyle w:val="Kommentarer"/>
        <w:rPr>
          <w:lang w:val="en-US"/>
        </w:rPr>
      </w:pPr>
      <w:r>
        <w:rPr>
          <w:rStyle w:val="Kommentarsreferens"/>
        </w:rPr>
        <w:annotationRef/>
      </w:r>
      <w:r w:rsidRPr="00436548">
        <w:rPr>
          <w:lang w:val="en-US"/>
        </w:rPr>
        <w:t xml:space="preserve">Yes, move to the </w:t>
      </w:r>
      <w:r>
        <w:rPr>
          <w:lang w:val="en-US"/>
        </w:rPr>
        <w:t>table.</w:t>
      </w:r>
    </w:p>
  </w:comment>
  <w:comment w:id="61" w:author="Martin Gerdin Wärnberg" w:date="2023-04-24T20:11:00Z" w:initials="MGW">
    <w:p w14:paraId="47F1872A" w14:textId="3A822B88" w:rsidR="00436548" w:rsidRPr="00436548" w:rsidRDefault="00436548">
      <w:pPr>
        <w:pStyle w:val="Kommentarer"/>
        <w:rPr>
          <w:lang w:val="en-US"/>
        </w:rPr>
      </w:pPr>
      <w:r>
        <w:rPr>
          <w:rStyle w:val="Kommentarsreferens"/>
        </w:rPr>
        <w:annotationRef/>
      </w:r>
      <w:r w:rsidRPr="00436548">
        <w:rPr>
          <w:lang w:val="en-US"/>
        </w:rPr>
        <w:t>Move to where you e</w:t>
      </w:r>
      <w:r>
        <w:rPr>
          <w:lang w:val="en-US"/>
        </w:rPr>
        <w:t>xplain how OFIs were assigned in the methods.</w:t>
      </w:r>
    </w:p>
  </w:comment>
  <w:comment w:id="62" w:author="Martin Gerdin Wärnberg" w:date="2023-04-24T20:12:00Z" w:initials="MGW">
    <w:p w14:paraId="6D211784" w14:textId="499B69A4" w:rsidR="00436548" w:rsidRDefault="00436548">
      <w:pPr>
        <w:pStyle w:val="Kommentarer"/>
      </w:pPr>
      <w:r>
        <w:rPr>
          <w:rStyle w:val="Kommentarsreferens"/>
        </w:rPr>
        <w:annotationRef/>
      </w:r>
      <w:proofErr w:type="spellStart"/>
      <w:r>
        <w:t>Move</w:t>
      </w:r>
      <w:proofErr w:type="spellEnd"/>
      <w:r>
        <w:t xml:space="preserve"> to </w:t>
      </w:r>
      <w:proofErr w:type="spellStart"/>
      <w:r>
        <w:t>methods</w:t>
      </w:r>
      <w:proofErr w:type="spellEnd"/>
      <w:r>
        <w:t>.</w:t>
      </w:r>
    </w:p>
  </w:comment>
  <w:comment w:id="65" w:author="Maja Martos" w:date="2023-04-23T10:40:00Z" w:initials="MM">
    <w:p w14:paraId="1489BB9E" w14:textId="77777777" w:rsidR="002249B5" w:rsidRDefault="002249B5" w:rsidP="00B406F2">
      <w:pPr>
        <w:pStyle w:val="Kommentarer"/>
      </w:pPr>
      <w:r>
        <w:t xml:space="preserve">Försökte göra en </w:t>
      </w:r>
      <w:proofErr w:type="spellStart"/>
      <w:r>
        <w:t>ggplot</w:t>
      </w:r>
      <w:proofErr w:type="spellEnd"/>
      <w:r>
        <w:t xml:space="preserve">-graf över 30-day survival och age. Något felmeddelande </w:t>
      </w:r>
    </w:p>
  </w:comment>
  <w:comment w:id="66" w:author="Martin Gerdin Wärnberg" w:date="2023-04-24T20:12:00Z" w:initials="MGW">
    <w:p w14:paraId="60678EDA" w14:textId="787B5FC0" w:rsidR="00436548" w:rsidRPr="00436548" w:rsidRDefault="00436548">
      <w:pPr>
        <w:pStyle w:val="Kommentarer"/>
        <w:rPr>
          <w:lang w:val="en-US"/>
        </w:rPr>
      </w:pPr>
      <w:r>
        <w:rPr>
          <w:rStyle w:val="Kommentarsreferens"/>
        </w:rPr>
        <w:annotationRef/>
      </w:r>
      <w:r w:rsidRPr="00436548">
        <w:rPr>
          <w:lang w:val="en-US"/>
        </w:rPr>
        <w:t>Not needed.</w:t>
      </w:r>
    </w:p>
  </w:comment>
  <w:comment w:id="67" w:author="Martin Gerdin Wärnberg" w:date="2023-04-24T20:18:00Z" w:initials="MGW">
    <w:p w14:paraId="3E5D7D62" w14:textId="3FE662D7" w:rsidR="00B36079" w:rsidRPr="00B36079" w:rsidRDefault="00B36079">
      <w:pPr>
        <w:pStyle w:val="Kommentarer"/>
        <w:rPr>
          <w:lang w:val="en-US"/>
        </w:rPr>
      </w:pPr>
      <w:r>
        <w:rPr>
          <w:rStyle w:val="Kommentarsreferens"/>
        </w:rPr>
        <w:annotationRef/>
      </w:r>
      <w:r w:rsidRPr="00B36079">
        <w:rPr>
          <w:lang w:val="en-US"/>
        </w:rPr>
        <w:t>These a</w:t>
      </w:r>
      <w:r>
        <w:rPr>
          <w:lang w:val="en-US"/>
        </w:rPr>
        <w:t>re the unadjusted results, right?</w:t>
      </w:r>
    </w:p>
  </w:comment>
  <w:comment w:id="71" w:author="Martin Gerdin Wärnberg" w:date="2023-04-24T20:14:00Z" w:initials="MGW">
    <w:p w14:paraId="67735C22" w14:textId="6E50230B" w:rsidR="00436548" w:rsidRPr="00436548" w:rsidRDefault="00436548">
      <w:pPr>
        <w:pStyle w:val="Kommentarer"/>
        <w:rPr>
          <w:lang w:val="en-US"/>
        </w:rPr>
      </w:pPr>
      <w:r>
        <w:rPr>
          <w:rStyle w:val="Kommentarsreferens"/>
        </w:rPr>
        <w:annotationRef/>
      </w:r>
      <w:r w:rsidRPr="00436548">
        <w:rPr>
          <w:lang w:val="en-US"/>
        </w:rPr>
        <w:t>Is this an</w:t>
      </w:r>
      <w:r>
        <w:rPr>
          <w:lang w:val="en-US"/>
        </w:rPr>
        <w:t xml:space="preserve"> OR? If so, write OR 7.25 and also give CI and p-value, so (0R 7.25, 95% CI X-X, p-value X).</w:t>
      </w:r>
      <w:r w:rsidR="00B36079">
        <w:rPr>
          <w:lang w:val="en-US"/>
        </w:rPr>
        <w:t xml:space="preserve"> Do so for all ORs mentioned in the text. Also use the wording “significantly associated with” and avoid “significant results”. Talk about “significant associations” </w:t>
      </w:r>
      <w:r w:rsidR="00B36079">
        <w:rPr>
          <w:lang w:val="en-US"/>
        </w:rPr>
        <w:t>instead.</w:t>
      </w:r>
    </w:p>
  </w:comment>
  <w:comment w:id="72" w:author="Maja Martos" w:date="2023-04-23T16:33:00Z" w:initials="MM">
    <w:p w14:paraId="4367FBE9" w14:textId="77777777" w:rsidR="00CA0ADC" w:rsidRPr="00436548" w:rsidRDefault="00CA0ADC">
      <w:pPr>
        <w:pStyle w:val="Kommentarer"/>
        <w:rPr>
          <w:lang w:val="en-US"/>
        </w:rPr>
      </w:pPr>
      <w:r>
        <w:rPr>
          <w:rStyle w:val="Kommentarsreferens"/>
        </w:rPr>
        <w:annotationRef/>
      </w:r>
      <w:r w:rsidRPr="00436548">
        <w:rPr>
          <w:lang w:val="en-US"/>
        </w:rPr>
        <w:t>abstract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348656" w15:done="0"/>
  <w15:commentEx w15:paraId="31BBE3E8" w15:done="0"/>
  <w15:commentEx w15:paraId="37E9D7A9" w15:done="0"/>
  <w15:commentEx w15:paraId="64139A5B" w15:done="0"/>
  <w15:commentEx w15:paraId="1FA2F779" w15:done="0"/>
  <w15:commentEx w15:paraId="6A382554" w15:done="0"/>
  <w15:commentEx w15:paraId="3727464D" w15:done="0"/>
  <w15:commentEx w15:paraId="227E1902" w15:done="0"/>
  <w15:commentEx w15:paraId="390767FF" w15:done="0"/>
  <w15:commentEx w15:paraId="7D8DA66F" w15:done="0"/>
  <w15:commentEx w15:paraId="62057BC8" w15:done="0"/>
  <w15:commentEx w15:paraId="3C1A4158" w15:done="0"/>
  <w15:commentEx w15:paraId="10624B7B" w15:done="0"/>
  <w15:commentEx w15:paraId="3A1D55F5" w15:done="0"/>
  <w15:commentEx w15:paraId="2186D96B" w15:done="0"/>
  <w15:commentEx w15:paraId="30CC22A3" w15:done="0"/>
  <w15:commentEx w15:paraId="6C20DE6E" w15:done="0"/>
  <w15:commentEx w15:paraId="0FDF9865" w15:done="0"/>
  <w15:commentEx w15:paraId="56EFBD15" w15:done="0"/>
  <w15:commentEx w15:paraId="7525AF26" w15:done="0"/>
  <w15:commentEx w15:paraId="3817C0D6" w15:done="0"/>
  <w15:commentEx w15:paraId="116B32CD" w15:done="0"/>
  <w15:commentEx w15:paraId="4C950FE1" w15:paraIdParent="116B32CD" w15:done="0"/>
  <w15:commentEx w15:paraId="2EB2042C" w15:done="0"/>
  <w15:commentEx w15:paraId="186C7F99" w15:done="0"/>
  <w15:commentEx w15:paraId="249E06EB" w15:paraIdParent="186C7F99" w15:done="0"/>
  <w15:commentEx w15:paraId="47F1872A" w15:done="0"/>
  <w15:commentEx w15:paraId="6D211784" w15:done="0"/>
  <w15:commentEx w15:paraId="1489BB9E" w15:done="0"/>
  <w15:commentEx w15:paraId="60678EDA" w15:paraIdParent="1489BB9E" w15:done="0"/>
  <w15:commentEx w15:paraId="3E5D7D62" w15:done="0"/>
  <w15:commentEx w15:paraId="67735C22" w15:done="0"/>
  <w15:commentEx w15:paraId="4367FB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14D08" w16cex:dateUtc="2023-04-24T16:46:00Z"/>
  <w16cex:commentExtensible w16cex:durableId="27F149EA" w16cex:dateUtc="2023-04-24T16:33:00Z"/>
  <w16cex:commentExtensible w16cex:durableId="27F14A4A" w16cex:dateUtc="2023-04-24T16:34:00Z"/>
  <w16cex:commentExtensible w16cex:durableId="27F14A78" w16cex:dateUtc="2023-04-24T16:35:00Z"/>
  <w16cex:commentExtensible w16cex:durableId="27F14A95" w16cex:dateUtc="2023-04-24T16:36:00Z"/>
  <w16cex:commentExtensible w16cex:durableId="27F14AFB" w16cex:dateUtc="2023-04-24T16:37:00Z"/>
  <w16cex:commentExtensible w16cex:durableId="27F14B17" w16cex:dateUtc="2023-04-24T16:38:00Z"/>
  <w16cex:commentExtensible w16cex:durableId="27F14B38" w16cex:dateUtc="2023-04-24T16:38:00Z"/>
  <w16cex:commentExtensible w16cex:durableId="27F14B76" w16cex:dateUtc="2023-04-24T16:39:00Z"/>
  <w16cex:commentExtensible w16cex:durableId="27F14BA7" w16cex:dateUtc="2023-04-24T16:40:00Z"/>
  <w16cex:commentExtensible w16cex:durableId="27F14BD1" w16cex:dateUtc="2023-04-24T16:41:00Z"/>
  <w16cex:commentExtensible w16cex:durableId="27F15DD8" w16cex:dateUtc="2023-04-24T17:58:00Z"/>
  <w16cex:commentExtensible w16cex:durableId="27F14C2A" w16cex:dateUtc="2023-04-24T16:42:00Z"/>
  <w16cex:commentExtensible w16cex:durableId="27F14C8E" w16cex:dateUtc="2023-04-24T16:44:00Z"/>
  <w16cex:commentExtensible w16cex:durableId="27F15E8C" w16cex:dateUtc="2023-04-24T18:01:00Z"/>
  <w16cex:commentExtensible w16cex:durableId="27F15EA4" w16cex:dateUtc="2023-04-24T18:01:00Z"/>
  <w16cex:commentExtensible w16cex:durableId="27F15EC2" w16cex:dateUtc="2023-04-24T18:02:00Z"/>
  <w16cex:commentExtensible w16cex:durableId="27F15EE9" w16cex:dateUtc="2023-04-24T18:02:00Z"/>
  <w16cex:commentExtensible w16cex:durableId="27F15F13" w16cex:dateUtc="2023-04-24T18:03:00Z"/>
  <w16cex:commentExtensible w16cex:durableId="27F15F38" w16cex:dateUtc="2023-04-24T18:04:00Z"/>
  <w16cex:commentExtensible w16cex:durableId="27F15F8D" w16cex:dateUtc="2023-04-24T18:05:00Z"/>
  <w16cex:commentExtensible w16cex:durableId="27EBC045" w16cex:dateUtc="2023-04-20T11:44:00Z"/>
  <w16cex:commentExtensible w16cex:durableId="27F1600E" w16cex:dateUtc="2023-04-24T18:07:00Z"/>
  <w16cex:commentExtensible w16cex:durableId="27EC41E8" w16cex:dateUtc="2023-04-20T20:57:00Z"/>
  <w16cex:commentExtensible w16cex:durableId="27EC4172" w16cex:dateUtc="2023-04-20T20:55:00Z"/>
  <w16cex:commentExtensible w16cex:durableId="27F16025" w16cex:dateUtc="2023-04-24T18:08:00Z"/>
  <w16cex:commentExtensible w16cex:durableId="27F160FD" w16cex:dateUtc="2023-04-24T18:11:00Z"/>
  <w16cex:commentExtensible w16cex:durableId="27F16128" w16cex:dateUtc="2023-04-24T18:12:00Z"/>
  <w16cex:commentExtensible w16cex:durableId="20B91E4E" w16cex:dateUtc="2023-04-23T08:40:00Z"/>
  <w16cex:commentExtensible w16cex:durableId="27F16110" w16cex:dateUtc="2023-04-24T18:12:00Z"/>
  <w16cex:commentExtensible w16cex:durableId="27F1628C" w16cex:dateUtc="2023-04-24T18:18:00Z"/>
  <w16cex:commentExtensible w16cex:durableId="27F1618D" w16cex:dateUtc="2023-04-24T18:14:00Z"/>
  <w16cex:commentExtensible w16cex:durableId="27EFDC4F" w16cex:dateUtc="2023-04-23T14: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348656" w16cid:durableId="27F14D08"/>
  <w16cid:commentId w16cid:paraId="31BBE3E8" w16cid:durableId="27F149EA"/>
  <w16cid:commentId w16cid:paraId="37E9D7A9" w16cid:durableId="27F14A4A"/>
  <w16cid:commentId w16cid:paraId="64139A5B" w16cid:durableId="27F14A78"/>
  <w16cid:commentId w16cid:paraId="1FA2F779" w16cid:durableId="27F14A95"/>
  <w16cid:commentId w16cid:paraId="6A382554" w16cid:durableId="27F14AFB"/>
  <w16cid:commentId w16cid:paraId="3727464D" w16cid:durableId="27F14B17"/>
  <w16cid:commentId w16cid:paraId="227E1902" w16cid:durableId="27F14B38"/>
  <w16cid:commentId w16cid:paraId="390767FF" w16cid:durableId="27F14B76"/>
  <w16cid:commentId w16cid:paraId="7D8DA66F" w16cid:durableId="27F14BA7"/>
  <w16cid:commentId w16cid:paraId="62057BC8" w16cid:durableId="27F14BD1"/>
  <w16cid:commentId w16cid:paraId="3C1A4158" w16cid:durableId="27F15DD8"/>
  <w16cid:commentId w16cid:paraId="10624B7B" w16cid:durableId="27F14C2A"/>
  <w16cid:commentId w16cid:paraId="3A1D55F5" w16cid:durableId="27F14C8E"/>
  <w16cid:commentId w16cid:paraId="2186D96B" w16cid:durableId="27F15E8C"/>
  <w16cid:commentId w16cid:paraId="30CC22A3" w16cid:durableId="27F15EA4"/>
  <w16cid:commentId w16cid:paraId="6C20DE6E" w16cid:durableId="27F15EC2"/>
  <w16cid:commentId w16cid:paraId="0FDF9865" w16cid:durableId="27F15EE9"/>
  <w16cid:commentId w16cid:paraId="56EFBD15" w16cid:durableId="27F15F13"/>
  <w16cid:commentId w16cid:paraId="7525AF26" w16cid:durableId="27F15F38"/>
  <w16cid:commentId w16cid:paraId="3817C0D6" w16cid:durableId="27F15F8D"/>
  <w16cid:commentId w16cid:paraId="116B32CD" w16cid:durableId="27EBC045"/>
  <w16cid:commentId w16cid:paraId="4C950FE1" w16cid:durableId="27F1600E"/>
  <w16cid:commentId w16cid:paraId="2EB2042C" w16cid:durableId="27EC41E8"/>
  <w16cid:commentId w16cid:paraId="186C7F99" w16cid:durableId="27EC4172"/>
  <w16cid:commentId w16cid:paraId="249E06EB" w16cid:durableId="27F16025"/>
  <w16cid:commentId w16cid:paraId="47F1872A" w16cid:durableId="27F160FD"/>
  <w16cid:commentId w16cid:paraId="6D211784" w16cid:durableId="27F16128"/>
  <w16cid:commentId w16cid:paraId="1489BB9E" w16cid:durableId="20B91E4E"/>
  <w16cid:commentId w16cid:paraId="60678EDA" w16cid:durableId="27F16110"/>
  <w16cid:commentId w16cid:paraId="3E5D7D62" w16cid:durableId="27F1628C"/>
  <w16cid:commentId w16cid:paraId="67735C22" w16cid:durableId="27F1618D"/>
  <w16cid:commentId w16cid:paraId="4367FBE9" w16cid:durableId="27EFDC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64670" w14:textId="77777777" w:rsidR="00AD1AD1" w:rsidRDefault="00AD1AD1" w:rsidP="00CE6E4F">
      <w:pPr>
        <w:spacing w:after="0" w:line="240" w:lineRule="auto"/>
      </w:pPr>
      <w:r>
        <w:separator/>
      </w:r>
    </w:p>
  </w:endnote>
  <w:endnote w:type="continuationSeparator" w:id="0">
    <w:p w14:paraId="088BA0A8" w14:textId="77777777" w:rsidR="00AD1AD1" w:rsidRDefault="00AD1AD1" w:rsidP="00CE6E4F">
      <w:pPr>
        <w:spacing w:after="0" w:line="240" w:lineRule="auto"/>
      </w:pPr>
      <w:r>
        <w:continuationSeparator/>
      </w:r>
    </w:p>
  </w:endnote>
  <w:endnote w:type="continuationNotice" w:id="1">
    <w:p w14:paraId="4009023D" w14:textId="77777777" w:rsidR="00AD1AD1" w:rsidRDefault="00AD1A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177477"/>
      <w:docPartObj>
        <w:docPartGallery w:val="Page Numbers (Bottom of Page)"/>
        <w:docPartUnique/>
      </w:docPartObj>
    </w:sdtPr>
    <w:sdtEndPr/>
    <w:sdtContent>
      <w:p w14:paraId="2E8D3A1D" w14:textId="00AB8CAE" w:rsidR="00796283" w:rsidRDefault="00796283">
        <w:pPr>
          <w:pStyle w:val="Sidfot"/>
          <w:jc w:val="center"/>
        </w:pPr>
        <w:r>
          <w:fldChar w:fldCharType="begin"/>
        </w:r>
        <w:r>
          <w:instrText>PAGE   \* MERGEFORMAT</w:instrText>
        </w:r>
        <w:r>
          <w:fldChar w:fldCharType="separate"/>
        </w:r>
        <w:r>
          <w:t>2</w:t>
        </w:r>
        <w:r>
          <w:fldChar w:fldCharType="end"/>
        </w:r>
      </w:p>
    </w:sdtContent>
  </w:sdt>
  <w:p w14:paraId="3C963E98" w14:textId="77777777" w:rsidR="00B878FE" w:rsidRPr="00417597" w:rsidRDefault="00B878FE">
    <w:pPr>
      <w:pStyle w:val="Sidfo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A5FC0" w14:textId="77777777" w:rsidR="00AD1AD1" w:rsidRDefault="00AD1AD1" w:rsidP="00CE6E4F">
      <w:pPr>
        <w:spacing w:after="0" w:line="240" w:lineRule="auto"/>
      </w:pPr>
      <w:r>
        <w:separator/>
      </w:r>
    </w:p>
  </w:footnote>
  <w:footnote w:type="continuationSeparator" w:id="0">
    <w:p w14:paraId="5785D2EC" w14:textId="77777777" w:rsidR="00AD1AD1" w:rsidRDefault="00AD1AD1" w:rsidP="00CE6E4F">
      <w:pPr>
        <w:spacing w:after="0" w:line="240" w:lineRule="auto"/>
      </w:pPr>
      <w:r>
        <w:continuationSeparator/>
      </w:r>
    </w:p>
  </w:footnote>
  <w:footnote w:type="continuationNotice" w:id="1">
    <w:p w14:paraId="576B04DF" w14:textId="77777777" w:rsidR="00AD1AD1" w:rsidRDefault="00AD1AD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64E73"/>
    <w:multiLevelType w:val="hybridMultilevel"/>
    <w:tmpl w:val="0D528264"/>
    <w:lvl w:ilvl="0" w:tplc="FFFFFFFF">
      <w:start w:val="1"/>
      <w:numFmt w:val="bullet"/>
      <w:lvlText w:val=""/>
      <w:lvlJc w:val="left"/>
      <w:pPr>
        <w:ind w:left="360" w:hanging="360"/>
      </w:pPr>
      <w:rPr>
        <w:rFonts w:ascii="Wingdings" w:hAnsi="Wingdings" w:hint="default"/>
      </w:rPr>
    </w:lvl>
    <w:lvl w:ilvl="1" w:tplc="041D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134C0B6D"/>
    <w:multiLevelType w:val="hybridMultilevel"/>
    <w:tmpl w:val="9BCE9536"/>
    <w:lvl w:ilvl="0" w:tplc="89863AEA">
      <w:start w:val="1"/>
      <w:numFmt w:val="upperRoman"/>
      <w:lvlText w:val="(%1)"/>
      <w:lvlJc w:val="left"/>
      <w:pPr>
        <w:ind w:left="108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9BD2D32"/>
    <w:multiLevelType w:val="hybridMultilevel"/>
    <w:tmpl w:val="1494DFD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4EE0241"/>
    <w:multiLevelType w:val="hybridMultilevel"/>
    <w:tmpl w:val="69C63286"/>
    <w:lvl w:ilvl="0" w:tplc="041D0005">
      <w:start w:val="1"/>
      <w:numFmt w:val="bullet"/>
      <w:lvlText w:val=""/>
      <w:lvlJc w:val="left"/>
      <w:pPr>
        <w:ind w:left="360" w:hanging="360"/>
      </w:pPr>
      <w:rPr>
        <w:rFonts w:ascii="Wingdings" w:hAnsi="Wingdings" w:hint="default"/>
      </w:rPr>
    </w:lvl>
    <w:lvl w:ilvl="1" w:tplc="041D0003">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4" w15:restartNumberingAfterBreak="0">
    <w:nsid w:val="276057BA"/>
    <w:multiLevelType w:val="hybridMultilevel"/>
    <w:tmpl w:val="9FCAA5A8"/>
    <w:lvl w:ilvl="0" w:tplc="7C486C64">
      <w:start w:val="1"/>
      <w:numFmt w:val="decimal"/>
      <w:lvlText w:val="%1."/>
      <w:lvlJc w:val="left"/>
      <w:pPr>
        <w:ind w:left="1800" w:hanging="360"/>
      </w:pPr>
      <w:rPr>
        <w:rFonts w:hint="default"/>
      </w:rPr>
    </w:lvl>
    <w:lvl w:ilvl="1" w:tplc="041D0019">
      <w:start w:val="1"/>
      <w:numFmt w:val="lowerLetter"/>
      <w:lvlText w:val="%2."/>
      <w:lvlJc w:val="left"/>
      <w:pPr>
        <w:ind w:left="2520" w:hanging="360"/>
      </w:pPr>
    </w:lvl>
    <w:lvl w:ilvl="2" w:tplc="041D001B">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5" w15:restartNumberingAfterBreak="0">
    <w:nsid w:val="510E4D03"/>
    <w:multiLevelType w:val="hybridMultilevel"/>
    <w:tmpl w:val="6136B414"/>
    <w:lvl w:ilvl="0" w:tplc="041D000F">
      <w:start w:val="1"/>
      <w:numFmt w:val="decimal"/>
      <w:lvlText w:val="%1."/>
      <w:lvlJc w:val="left"/>
      <w:pPr>
        <w:ind w:left="644" w:hanging="360"/>
      </w:pPr>
      <w:rPr>
        <w:rFonts w:hint="default"/>
      </w:rPr>
    </w:lvl>
    <w:lvl w:ilvl="1" w:tplc="041D0019">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 w15:restartNumberingAfterBreak="0">
    <w:nsid w:val="5CE165F3"/>
    <w:multiLevelType w:val="hybridMultilevel"/>
    <w:tmpl w:val="DD78C0D6"/>
    <w:lvl w:ilvl="0" w:tplc="B5A88392">
      <w:start w:val="1"/>
      <w:numFmt w:val="bullet"/>
      <w:lvlText w:val="-"/>
      <w:lvlJc w:val="left"/>
      <w:pPr>
        <w:ind w:left="720" w:hanging="360"/>
      </w:pPr>
      <w:rPr>
        <w:rFonts w:ascii="Times New Roman" w:eastAsiaTheme="minorHAnsi"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62B34106"/>
    <w:multiLevelType w:val="hybridMultilevel"/>
    <w:tmpl w:val="7D70C51A"/>
    <w:lvl w:ilvl="0" w:tplc="041D0005">
      <w:start w:val="1"/>
      <w:numFmt w:val="bullet"/>
      <w:lvlText w:val=""/>
      <w:lvlJc w:val="left"/>
      <w:pPr>
        <w:ind w:left="36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65FF2916"/>
    <w:multiLevelType w:val="hybridMultilevel"/>
    <w:tmpl w:val="BEEE5FC6"/>
    <w:lvl w:ilvl="0" w:tplc="041D0005">
      <w:start w:val="1"/>
      <w:numFmt w:val="bullet"/>
      <w:lvlText w:val=""/>
      <w:lvlJc w:val="left"/>
      <w:pPr>
        <w:ind w:left="36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68D1682C"/>
    <w:multiLevelType w:val="hybridMultilevel"/>
    <w:tmpl w:val="7682ED2A"/>
    <w:lvl w:ilvl="0" w:tplc="F1063598">
      <w:numFmt w:val="bullet"/>
      <w:lvlText w:val="-"/>
      <w:lvlJc w:val="left"/>
      <w:pPr>
        <w:ind w:left="720" w:hanging="360"/>
      </w:pPr>
      <w:rPr>
        <w:rFonts w:ascii="Times New Roman" w:eastAsiaTheme="minorHAnsi" w:hAnsi="Times New Roman"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6EFA2BC4"/>
    <w:multiLevelType w:val="hybridMultilevel"/>
    <w:tmpl w:val="555046BC"/>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1" w15:restartNumberingAfterBreak="0">
    <w:nsid w:val="7EDA580A"/>
    <w:multiLevelType w:val="hybridMultilevel"/>
    <w:tmpl w:val="A3C0821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805900270">
    <w:abstractNumId w:val="7"/>
  </w:num>
  <w:num w:numId="2" w16cid:durableId="1408918439">
    <w:abstractNumId w:val="3"/>
  </w:num>
  <w:num w:numId="3" w16cid:durableId="1437869592">
    <w:abstractNumId w:val="0"/>
  </w:num>
  <w:num w:numId="4" w16cid:durableId="229199861">
    <w:abstractNumId w:val="8"/>
  </w:num>
  <w:num w:numId="5" w16cid:durableId="558058118">
    <w:abstractNumId w:val="5"/>
  </w:num>
  <w:num w:numId="6" w16cid:durableId="56321762">
    <w:abstractNumId w:val="1"/>
  </w:num>
  <w:num w:numId="7" w16cid:durableId="105927662">
    <w:abstractNumId w:val="2"/>
  </w:num>
  <w:num w:numId="8" w16cid:durableId="844826170">
    <w:abstractNumId w:val="11"/>
  </w:num>
  <w:num w:numId="9" w16cid:durableId="380785115">
    <w:abstractNumId w:val="9"/>
  </w:num>
  <w:num w:numId="10" w16cid:durableId="69206497">
    <w:abstractNumId w:val="4"/>
  </w:num>
  <w:num w:numId="11" w16cid:durableId="2092921766">
    <w:abstractNumId w:val="10"/>
  </w:num>
  <w:num w:numId="12" w16cid:durableId="12230801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Gerdin Wärnberg">
    <w15:presenceInfo w15:providerId="None" w15:userId="Martin Gerdin Wärnberg"/>
  </w15:person>
  <w15:person w15:author="Maja Martos">
    <w15:presenceInfo w15:providerId="AD" w15:userId="S::maja.martos@stud.ki.se::1675f57d-6292-493d-8e6a-7e70b179c4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37D"/>
    <w:rsid w:val="00000DE3"/>
    <w:rsid w:val="00000F7F"/>
    <w:rsid w:val="0000189A"/>
    <w:rsid w:val="00004DA9"/>
    <w:rsid w:val="00006525"/>
    <w:rsid w:val="00007EAD"/>
    <w:rsid w:val="00011DDC"/>
    <w:rsid w:val="00011E2C"/>
    <w:rsid w:val="00014077"/>
    <w:rsid w:val="00020A54"/>
    <w:rsid w:val="00020B4B"/>
    <w:rsid w:val="00020BC3"/>
    <w:rsid w:val="00020D56"/>
    <w:rsid w:val="00023AD0"/>
    <w:rsid w:val="0002557A"/>
    <w:rsid w:val="00033297"/>
    <w:rsid w:val="000334D6"/>
    <w:rsid w:val="00033907"/>
    <w:rsid w:val="00034B76"/>
    <w:rsid w:val="00035564"/>
    <w:rsid w:val="0003749D"/>
    <w:rsid w:val="00040D8B"/>
    <w:rsid w:val="00041AD5"/>
    <w:rsid w:val="000423E9"/>
    <w:rsid w:val="000431AE"/>
    <w:rsid w:val="00043A22"/>
    <w:rsid w:val="00047A68"/>
    <w:rsid w:val="00047E6E"/>
    <w:rsid w:val="00054DE4"/>
    <w:rsid w:val="0005606E"/>
    <w:rsid w:val="00056184"/>
    <w:rsid w:val="00057323"/>
    <w:rsid w:val="0005762E"/>
    <w:rsid w:val="00060C92"/>
    <w:rsid w:val="0006185B"/>
    <w:rsid w:val="00063AF5"/>
    <w:rsid w:val="00064F38"/>
    <w:rsid w:val="00065D96"/>
    <w:rsid w:val="00066423"/>
    <w:rsid w:val="00066B1E"/>
    <w:rsid w:val="00073D99"/>
    <w:rsid w:val="00073F57"/>
    <w:rsid w:val="0007493E"/>
    <w:rsid w:val="000751E6"/>
    <w:rsid w:val="000759D2"/>
    <w:rsid w:val="000767F3"/>
    <w:rsid w:val="00077458"/>
    <w:rsid w:val="000809F2"/>
    <w:rsid w:val="00080A32"/>
    <w:rsid w:val="000815CB"/>
    <w:rsid w:val="00082237"/>
    <w:rsid w:val="000827D7"/>
    <w:rsid w:val="0008280E"/>
    <w:rsid w:val="000832D0"/>
    <w:rsid w:val="00083628"/>
    <w:rsid w:val="00084A29"/>
    <w:rsid w:val="00084FC2"/>
    <w:rsid w:val="00085336"/>
    <w:rsid w:val="000858A1"/>
    <w:rsid w:val="00090713"/>
    <w:rsid w:val="000909F1"/>
    <w:rsid w:val="00092874"/>
    <w:rsid w:val="00092A9C"/>
    <w:rsid w:val="00092AFE"/>
    <w:rsid w:val="00096503"/>
    <w:rsid w:val="00097CEE"/>
    <w:rsid w:val="000A0DBC"/>
    <w:rsid w:val="000A1E95"/>
    <w:rsid w:val="000A3122"/>
    <w:rsid w:val="000A3D74"/>
    <w:rsid w:val="000A4551"/>
    <w:rsid w:val="000A4F67"/>
    <w:rsid w:val="000A7F46"/>
    <w:rsid w:val="000B0D33"/>
    <w:rsid w:val="000B0EAC"/>
    <w:rsid w:val="000B1A0F"/>
    <w:rsid w:val="000B215D"/>
    <w:rsid w:val="000B2A27"/>
    <w:rsid w:val="000B2F87"/>
    <w:rsid w:val="000B5FC7"/>
    <w:rsid w:val="000B6575"/>
    <w:rsid w:val="000B6590"/>
    <w:rsid w:val="000B695C"/>
    <w:rsid w:val="000B7C62"/>
    <w:rsid w:val="000B7CC8"/>
    <w:rsid w:val="000C0623"/>
    <w:rsid w:val="000C07A9"/>
    <w:rsid w:val="000C3764"/>
    <w:rsid w:val="000C5E61"/>
    <w:rsid w:val="000C6900"/>
    <w:rsid w:val="000C6DCB"/>
    <w:rsid w:val="000D09FE"/>
    <w:rsid w:val="000D2A26"/>
    <w:rsid w:val="000D3020"/>
    <w:rsid w:val="000D30F9"/>
    <w:rsid w:val="000D4071"/>
    <w:rsid w:val="000D479D"/>
    <w:rsid w:val="000D56CF"/>
    <w:rsid w:val="000D597E"/>
    <w:rsid w:val="000D614D"/>
    <w:rsid w:val="000D70CB"/>
    <w:rsid w:val="000E0C3C"/>
    <w:rsid w:val="000E0D19"/>
    <w:rsid w:val="000E27CE"/>
    <w:rsid w:val="000E2EB5"/>
    <w:rsid w:val="000E4124"/>
    <w:rsid w:val="000E4D41"/>
    <w:rsid w:val="000E6002"/>
    <w:rsid w:val="000E6D3E"/>
    <w:rsid w:val="000F10D8"/>
    <w:rsid w:val="000F2FC6"/>
    <w:rsid w:val="000F5660"/>
    <w:rsid w:val="000F5948"/>
    <w:rsid w:val="000F640B"/>
    <w:rsid w:val="00100E26"/>
    <w:rsid w:val="00101D73"/>
    <w:rsid w:val="00102A33"/>
    <w:rsid w:val="001042B6"/>
    <w:rsid w:val="0010441F"/>
    <w:rsid w:val="00104F08"/>
    <w:rsid w:val="0010623A"/>
    <w:rsid w:val="001068C0"/>
    <w:rsid w:val="00107765"/>
    <w:rsid w:val="00107E1D"/>
    <w:rsid w:val="00107F60"/>
    <w:rsid w:val="00111EA1"/>
    <w:rsid w:val="00112798"/>
    <w:rsid w:val="00113C3B"/>
    <w:rsid w:val="00115EEE"/>
    <w:rsid w:val="001160F3"/>
    <w:rsid w:val="001208D0"/>
    <w:rsid w:val="00120D60"/>
    <w:rsid w:val="0012140C"/>
    <w:rsid w:val="001219B2"/>
    <w:rsid w:val="00121D7E"/>
    <w:rsid w:val="00121F48"/>
    <w:rsid w:val="0012267C"/>
    <w:rsid w:val="00122888"/>
    <w:rsid w:val="00122A88"/>
    <w:rsid w:val="00123AE5"/>
    <w:rsid w:val="00123D5F"/>
    <w:rsid w:val="001249C8"/>
    <w:rsid w:val="00124F2E"/>
    <w:rsid w:val="0012503A"/>
    <w:rsid w:val="00127930"/>
    <w:rsid w:val="00127A6A"/>
    <w:rsid w:val="00130034"/>
    <w:rsid w:val="00131579"/>
    <w:rsid w:val="001315A1"/>
    <w:rsid w:val="001336DB"/>
    <w:rsid w:val="0013538E"/>
    <w:rsid w:val="00136B7A"/>
    <w:rsid w:val="001379BD"/>
    <w:rsid w:val="001406C0"/>
    <w:rsid w:val="00140903"/>
    <w:rsid w:val="001420FC"/>
    <w:rsid w:val="0014476E"/>
    <w:rsid w:val="00144F01"/>
    <w:rsid w:val="0014666F"/>
    <w:rsid w:val="00147181"/>
    <w:rsid w:val="00150324"/>
    <w:rsid w:val="00150587"/>
    <w:rsid w:val="00150D75"/>
    <w:rsid w:val="00153683"/>
    <w:rsid w:val="00154C63"/>
    <w:rsid w:val="00154F77"/>
    <w:rsid w:val="001554EC"/>
    <w:rsid w:val="001574D7"/>
    <w:rsid w:val="00160EAB"/>
    <w:rsid w:val="001612EC"/>
    <w:rsid w:val="00162005"/>
    <w:rsid w:val="0016284C"/>
    <w:rsid w:val="0016411B"/>
    <w:rsid w:val="00164BA2"/>
    <w:rsid w:val="001659AC"/>
    <w:rsid w:val="00165A2F"/>
    <w:rsid w:val="0017046A"/>
    <w:rsid w:val="00170AAC"/>
    <w:rsid w:val="0017179E"/>
    <w:rsid w:val="001742CD"/>
    <w:rsid w:val="001771E5"/>
    <w:rsid w:val="001802BD"/>
    <w:rsid w:val="00180785"/>
    <w:rsid w:val="00180AA8"/>
    <w:rsid w:val="00180EAD"/>
    <w:rsid w:val="00181E0B"/>
    <w:rsid w:val="00182D96"/>
    <w:rsid w:val="00182DDA"/>
    <w:rsid w:val="00185297"/>
    <w:rsid w:val="0018786C"/>
    <w:rsid w:val="001907EA"/>
    <w:rsid w:val="00191824"/>
    <w:rsid w:val="001924C0"/>
    <w:rsid w:val="00192B6A"/>
    <w:rsid w:val="0019330F"/>
    <w:rsid w:val="001944E1"/>
    <w:rsid w:val="00194B60"/>
    <w:rsid w:val="00194EED"/>
    <w:rsid w:val="001A0372"/>
    <w:rsid w:val="001A0411"/>
    <w:rsid w:val="001A145A"/>
    <w:rsid w:val="001A34C4"/>
    <w:rsid w:val="001A37DD"/>
    <w:rsid w:val="001A398D"/>
    <w:rsid w:val="001A6A33"/>
    <w:rsid w:val="001A7A81"/>
    <w:rsid w:val="001B0284"/>
    <w:rsid w:val="001B07A3"/>
    <w:rsid w:val="001B2042"/>
    <w:rsid w:val="001B49E4"/>
    <w:rsid w:val="001B5363"/>
    <w:rsid w:val="001B5E12"/>
    <w:rsid w:val="001B6184"/>
    <w:rsid w:val="001B78BA"/>
    <w:rsid w:val="001B7C86"/>
    <w:rsid w:val="001C0AE6"/>
    <w:rsid w:val="001C1DF8"/>
    <w:rsid w:val="001C2D94"/>
    <w:rsid w:val="001C2F93"/>
    <w:rsid w:val="001C43D0"/>
    <w:rsid w:val="001C484B"/>
    <w:rsid w:val="001C4A05"/>
    <w:rsid w:val="001C5010"/>
    <w:rsid w:val="001C510B"/>
    <w:rsid w:val="001C5F6D"/>
    <w:rsid w:val="001D4C7C"/>
    <w:rsid w:val="001D4CAE"/>
    <w:rsid w:val="001D4F74"/>
    <w:rsid w:val="001D73C4"/>
    <w:rsid w:val="001E0543"/>
    <w:rsid w:val="001E1740"/>
    <w:rsid w:val="001E17B6"/>
    <w:rsid w:val="001E24C6"/>
    <w:rsid w:val="001E4331"/>
    <w:rsid w:val="001E5277"/>
    <w:rsid w:val="001E6DE8"/>
    <w:rsid w:val="001E7465"/>
    <w:rsid w:val="001F03BC"/>
    <w:rsid w:val="001F07AD"/>
    <w:rsid w:val="001F0F3A"/>
    <w:rsid w:val="001F2307"/>
    <w:rsid w:val="001F25A0"/>
    <w:rsid w:val="001F44F1"/>
    <w:rsid w:val="001F4E5F"/>
    <w:rsid w:val="001F4ED7"/>
    <w:rsid w:val="001F6A3F"/>
    <w:rsid w:val="001F7760"/>
    <w:rsid w:val="00202B4E"/>
    <w:rsid w:val="002035B9"/>
    <w:rsid w:val="00203A26"/>
    <w:rsid w:val="0020495E"/>
    <w:rsid w:val="00204A25"/>
    <w:rsid w:val="0020573E"/>
    <w:rsid w:val="00205930"/>
    <w:rsid w:val="00210735"/>
    <w:rsid w:val="00212E78"/>
    <w:rsid w:val="00220687"/>
    <w:rsid w:val="002213D4"/>
    <w:rsid w:val="00221748"/>
    <w:rsid w:val="002249B5"/>
    <w:rsid w:val="00227475"/>
    <w:rsid w:val="0023002A"/>
    <w:rsid w:val="0023029C"/>
    <w:rsid w:val="002328F5"/>
    <w:rsid w:val="00233E83"/>
    <w:rsid w:val="002342C2"/>
    <w:rsid w:val="0023461D"/>
    <w:rsid w:val="00234DFC"/>
    <w:rsid w:val="002362FF"/>
    <w:rsid w:val="00242326"/>
    <w:rsid w:val="00243554"/>
    <w:rsid w:val="00243FE6"/>
    <w:rsid w:val="002445EE"/>
    <w:rsid w:val="0024529B"/>
    <w:rsid w:val="00245472"/>
    <w:rsid w:val="002455D2"/>
    <w:rsid w:val="0024663F"/>
    <w:rsid w:val="0025123A"/>
    <w:rsid w:val="00252823"/>
    <w:rsid w:val="002551EA"/>
    <w:rsid w:val="00255FC2"/>
    <w:rsid w:val="002562E3"/>
    <w:rsid w:val="002569C3"/>
    <w:rsid w:val="002574FD"/>
    <w:rsid w:val="00263F2A"/>
    <w:rsid w:val="002643D0"/>
    <w:rsid w:val="0027180B"/>
    <w:rsid w:val="0027221A"/>
    <w:rsid w:val="002734AE"/>
    <w:rsid w:val="002761F1"/>
    <w:rsid w:val="00276C55"/>
    <w:rsid w:val="00277ACB"/>
    <w:rsid w:val="00280955"/>
    <w:rsid w:val="00280B27"/>
    <w:rsid w:val="00281D6F"/>
    <w:rsid w:val="002838E2"/>
    <w:rsid w:val="00286EDD"/>
    <w:rsid w:val="00287A51"/>
    <w:rsid w:val="00291A40"/>
    <w:rsid w:val="002952C2"/>
    <w:rsid w:val="00295314"/>
    <w:rsid w:val="00295704"/>
    <w:rsid w:val="00296251"/>
    <w:rsid w:val="002976D7"/>
    <w:rsid w:val="00297A2B"/>
    <w:rsid w:val="002A016F"/>
    <w:rsid w:val="002A01BA"/>
    <w:rsid w:val="002A0D45"/>
    <w:rsid w:val="002A0F80"/>
    <w:rsid w:val="002A32CC"/>
    <w:rsid w:val="002A4104"/>
    <w:rsid w:val="002A46E2"/>
    <w:rsid w:val="002A59AC"/>
    <w:rsid w:val="002A7F01"/>
    <w:rsid w:val="002A7F58"/>
    <w:rsid w:val="002A7FA9"/>
    <w:rsid w:val="002B03A1"/>
    <w:rsid w:val="002B288E"/>
    <w:rsid w:val="002B5D61"/>
    <w:rsid w:val="002B6426"/>
    <w:rsid w:val="002B7585"/>
    <w:rsid w:val="002C09F5"/>
    <w:rsid w:val="002C0D05"/>
    <w:rsid w:val="002C1A5B"/>
    <w:rsid w:val="002C2DE2"/>
    <w:rsid w:val="002C3835"/>
    <w:rsid w:val="002C3DDC"/>
    <w:rsid w:val="002C3FE1"/>
    <w:rsid w:val="002C548B"/>
    <w:rsid w:val="002C54BD"/>
    <w:rsid w:val="002C55A0"/>
    <w:rsid w:val="002C79C0"/>
    <w:rsid w:val="002D06C5"/>
    <w:rsid w:val="002D1001"/>
    <w:rsid w:val="002D3343"/>
    <w:rsid w:val="002D4D1B"/>
    <w:rsid w:val="002D5AA7"/>
    <w:rsid w:val="002D65C4"/>
    <w:rsid w:val="002D785F"/>
    <w:rsid w:val="002D7AE2"/>
    <w:rsid w:val="002E179F"/>
    <w:rsid w:val="002E3046"/>
    <w:rsid w:val="002E3677"/>
    <w:rsid w:val="002E368B"/>
    <w:rsid w:val="002E36B6"/>
    <w:rsid w:val="002E470E"/>
    <w:rsid w:val="002E673B"/>
    <w:rsid w:val="002E6F3F"/>
    <w:rsid w:val="002E7AEF"/>
    <w:rsid w:val="002F0D32"/>
    <w:rsid w:val="002F1779"/>
    <w:rsid w:val="002F1DEE"/>
    <w:rsid w:val="002F2E18"/>
    <w:rsid w:val="002F30F0"/>
    <w:rsid w:val="002F324C"/>
    <w:rsid w:val="002F3846"/>
    <w:rsid w:val="002F3F2B"/>
    <w:rsid w:val="002F4B9D"/>
    <w:rsid w:val="002F589A"/>
    <w:rsid w:val="002F5C6B"/>
    <w:rsid w:val="002F5F09"/>
    <w:rsid w:val="002F6758"/>
    <w:rsid w:val="00300C2D"/>
    <w:rsid w:val="00301665"/>
    <w:rsid w:val="00301F66"/>
    <w:rsid w:val="00302E4D"/>
    <w:rsid w:val="003032B7"/>
    <w:rsid w:val="00304613"/>
    <w:rsid w:val="00306FF5"/>
    <w:rsid w:val="003076BA"/>
    <w:rsid w:val="00310BCA"/>
    <w:rsid w:val="00310F5B"/>
    <w:rsid w:val="00312CE4"/>
    <w:rsid w:val="00314A96"/>
    <w:rsid w:val="00317212"/>
    <w:rsid w:val="00317596"/>
    <w:rsid w:val="0031789D"/>
    <w:rsid w:val="00317FAB"/>
    <w:rsid w:val="00320B44"/>
    <w:rsid w:val="0032137D"/>
    <w:rsid w:val="0032675E"/>
    <w:rsid w:val="0032698C"/>
    <w:rsid w:val="003324B7"/>
    <w:rsid w:val="00333B4A"/>
    <w:rsid w:val="0033534F"/>
    <w:rsid w:val="003353FF"/>
    <w:rsid w:val="00335F37"/>
    <w:rsid w:val="003379A6"/>
    <w:rsid w:val="003407B4"/>
    <w:rsid w:val="003418FE"/>
    <w:rsid w:val="00345A1C"/>
    <w:rsid w:val="003462C0"/>
    <w:rsid w:val="00347448"/>
    <w:rsid w:val="00350DC0"/>
    <w:rsid w:val="00350DC3"/>
    <w:rsid w:val="00350DCB"/>
    <w:rsid w:val="003515F1"/>
    <w:rsid w:val="00351F89"/>
    <w:rsid w:val="0035272A"/>
    <w:rsid w:val="0035305D"/>
    <w:rsid w:val="0035331F"/>
    <w:rsid w:val="0035368F"/>
    <w:rsid w:val="00354BF0"/>
    <w:rsid w:val="00356287"/>
    <w:rsid w:val="00356D0C"/>
    <w:rsid w:val="00356D1F"/>
    <w:rsid w:val="00357F58"/>
    <w:rsid w:val="00360BB0"/>
    <w:rsid w:val="0036104E"/>
    <w:rsid w:val="003611EE"/>
    <w:rsid w:val="00361849"/>
    <w:rsid w:val="00362017"/>
    <w:rsid w:val="003634A5"/>
    <w:rsid w:val="00364513"/>
    <w:rsid w:val="00364FFC"/>
    <w:rsid w:val="0036614A"/>
    <w:rsid w:val="003672DA"/>
    <w:rsid w:val="0037311C"/>
    <w:rsid w:val="00373DBC"/>
    <w:rsid w:val="003745F1"/>
    <w:rsid w:val="003745FF"/>
    <w:rsid w:val="0037638A"/>
    <w:rsid w:val="00376FD2"/>
    <w:rsid w:val="00377955"/>
    <w:rsid w:val="00377965"/>
    <w:rsid w:val="00377B09"/>
    <w:rsid w:val="003806C8"/>
    <w:rsid w:val="0038124E"/>
    <w:rsid w:val="00381A66"/>
    <w:rsid w:val="003824D9"/>
    <w:rsid w:val="0038464B"/>
    <w:rsid w:val="00385567"/>
    <w:rsid w:val="003863EA"/>
    <w:rsid w:val="003867EF"/>
    <w:rsid w:val="00386C5A"/>
    <w:rsid w:val="00386ECA"/>
    <w:rsid w:val="003905A9"/>
    <w:rsid w:val="00390CA5"/>
    <w:rsid w:val="00390D88"/>
    <w:rsid w:val="00391C37"/>
    <w:rsid w:val="00392529"/>
    <w:rsid w:val="0039544F"/>
    <w:rsid w:val="00395F3F"/>
    <w:rsid w:val="00396A88"/>
    <w:rsid w:val="00396D4C"/>
    <w:rsid w:val="003976C4"/>
    <w:rsid w:val="003A1160"/>
    <w:rsid w:val="003A124D"/>
    <w:rsid w:val="003A49DD"/>
    <w:rsid w:val="003A5F40"/>
    <w:rsid w:val="003A61EC"/>
    <w:rsid w:val="003A6821"/>
    <w:rsid w:val="003B0434"/>
    <w:rsid w:val="003B1F96"/>
    <w:rsid w:val="003B2401"/>
    <w:rsid w:val="003B249A"/>
    <w:rsid w:val="003B298F"/>
    <w:rsid w:val="003B3578"/>
    <w:rsid w:val="003B3E8A"/>
    <w:rsid w:val="003B3FCD"/>
    <w:rsid w:val="003B5123"/>
    <w:rsid w:val="003B5C01"/>
    <w:rsid w:val="003B7CDD"/>
    <w:rsid w:val="003C1059"/>
    <w:rsid w:val="003C15B4"/>
    <w:rsid w:val="003C22DA"/>
    <w:rsid w:val="003C4A43"/>
    <w:rsid w:val="003C5186"/>
    <w:rsid w:val="003C54A3"/>
    <w:rsid w:val="003C5F6E"/>
    <w:rsid w:val="003C6738"/>
    <w:rsid w:val="003C7220"/>
    <w:rsid w:val="003D085B"/>
    <w:rsid w:val="003D0BF6"/>
    <w:rsid w:val="003D1D72"/>
    <w:rsid w:val="003D207B"/>
    <w:rsid w:val="003D31D5"/>
    <w:rsid w:val="003D3E1E"/>
    <w:rsid w:val="003D5B91"/>
    <w:rsid w:val="003D6B8D"/>
    <w:rsid w:val="003D717B"/>
    <w:rsid w:val="003D7A4B"/>
    <w:rsid w:val="003E2602"/>
    <w:rsid w:val="003E411B"/>
    <w:rsid w:val="003E56D1"/>
    <w:rsid w:val="003E596F"/>
    <w:rsid w:val="003E605C"/>
    <w:rsid w:val="003E679D"/>
    <w:rsid w:val="003F02B1"/>
    <w:rsid w:val="003F0C7F"/>
    <w:rsid w:val="003F1455"/>
    <w:rsid w:val="003F1F52"/>
    <w:rsid w:val="003F3A2F"/>
    <w:rsid w:val="003F3E2A"/>
    <w:rsid w:val="003F4C91"/>
    <w:rsid w:val="003F5021"/>
    <w:rsid w:val="003F6BCB"/>
    <w:rsid w:val="003F7195"/>
    <w:rsid w:val="0040079F"/>
    <w:rsid w:val="00401665"/>
    <w:rsid w:val="00401B1C"/>
    <w:rsid w:val="00401BAE"/>
    <w:rsid w:val="0040272E"/>
    <w:rsid w:val="00402F95"/>
    <w:rsid w:val="00403534"/>
    <w:rsid w:val="00405BA6"/>
    <w:rsid w:val="004062F7"/>
    <w:rsid w:val="00406EDB"/>
    <w:rsid w:val="00406F1E"/>
    <w:rsid w:val="0041121C"/>
    <w:rsid w:val="00412831"/>
    <w:rsid w:val="00416F74"/>
    <w:rsid w:val="00417597"/>
    <w:rsid w:val="00420A71"/>
    <w:rsid w:val="004212DD"/>
    <w:rsid w:val="00421E53"/>
    <w:rsid w:val="00422517"/>
    <w:rsid w:val="0042260B"/>
    <w:rsid w:val="00422E68"/>
    <w:rsid w:val="0042356C"/>
    <w:rsid w:val="00424E93"/>
    <w:rsid w:val="00425023"/>
    <w:rsid w:val="00430627"/>
    <w:rsid w:val="0043217B"/>
    <w:rsid w:val="00432638"/>
    <w:rsid w:val="00432E39"/>
    <w:rsid w:val="004332C9"/>
    <w:rsid w:val="0043536C"/>
    <w:rsid w:val="0043581F"/>
    <w:rsid w:val="00436548"/>
    <w:rsid w:val="0043695C"/>
    <w:rsid w:val="004418E9"/>
    <w:rsid w:val="00444405"/>
    <w:rsid w:val="00445D0A"/>
    <w:rsid w:val="00445F4B"/>
    <w:rsid w:val="00445FC3"/>
    <w:rsid w:val="0045053C"/>
    <w:rsid w:val="00452518"/>
    <w:rsid w:val="00452AFE"/>
    <w:rsid w:val="00453C7B"/>
    <w:rsid w:val="00453F47"/>
    <w:rsid w:val="0045670A"/>
    <w:rsid w:val="004624D9"/>
    <w:rsid w:val="0046274A"/>
    <w:rsid w:val="00462A48"/>
    <w:rsid w:val="00463B1B"/>
    <w:rsid w:val="00466AC8"/>
    <w:rsid w:val="004702FE"/>
    <w:rsid w:val="0047191C"/>
    <w:rsid w:val="00471F53"/>
    <w:rsid w:val="00472498"/>
    <w:rsid w:val="00472BC1"/>
    <w:rsid w:val="00472E47"/>
    <w:rsid w:val="004730E1"/>
    <w:rsid w:val="00475BAC"/>
    <w:rsid w:val="004769BA"/>
    <w:rsid w:val="004774A3"/>
    <w:rsid w:val="004775BB"/>
    <w:rsid w:val="00477D1D"/>
    <w:rsid w:val="004812CB"/>
    <w:rsid w:val="004831DB"/>
    <w:rsid w:val="00491B8B"/>
    <w:rsid w:val="00491EC1"/>
    <w:rsid w:val="00492007"/>
    <w:rsid w:val="0049297D"/>
    <w:rsid w:val="00493756"/>
    <w:rsid w:val="00494D4C"/>
    <w:rsid w:val="004A1215"/>
    <w:rsid w:val="004A12E9"/>
    <w:rsid w:val="004A2715"/>
    <w:rsid w:val="004A4372"/>
    <w:rsid w:val="004A5710"/>
    <w:rsid w:val="004A5E54"/>
    <w:rsid w:val="004B0D9C"/>
    <w:rsid w:val="004B2CF0"/>
    <w:rsid w:val="004B3EE7"/>
    <w:rsid w:val="004B47F4"/>
    <w:rsid w:val="004B59A9"/>
    <w:rsid w:val="004B5AA2"/>
    <w:rsid w:val="004B6C02"/>
    <w:rsid w:val="004C0BA1"/>
    <w:rsid w:val="004C0F2F"/>
    <w:rsid w:val="004C1DF1"/>
    <w:rsid w:val="004C2467"/>
    <w:rsid w:val="004C2EDA"/>
    <w:rsid w:val="004C4633"/>
    <w:rsid w:val="004C463C"/>
    <w:rsid w:val="004C49DF"/>
    <w:rsid w:val="004D3069"/>
    <w:rsid w:val="004D625D"/>
    <w:rsid w:val="004D7078"/>
    <w:rsid w:val="004D7722"/>
    <w:rsid w:val="004E063C"/>
    <w:rsid w:val="004E0872"/>
    <w:rsid w:val="004E176E"/>
    <w:rsid w:val="004E21BC"/>
    <w:rsid w:val="004E28AF"/>
    <w:rsid w:val="004E28B3"/>
    <w:rsid w:val="004E2944"/>
    <w:rsid w:val="004E2E62"/>
    <w:rsid w:val="004E375F"/>
    <w:rsid w:val="004E3F16"/>
    <w:rsid w:val="004E4AD9"/>
    <w:rsid w:val="004E4D12"/>
    <w:rsid w:val="004E61B1"/>
    <w:rsid w:val="004E7B44"/>
    <w:rsid w:val="004F380E"/>
    <w:rsid w:val="004F45E1"/>
    <w:rsid w:val="004F777A"/>
    <w:rsid w:val="00500223"/>
    <w:rsid w:val="00500C87"/>
    <w:rsid w:val="005019C1"/>
    <w:rsid w:val="00501A9F"/>
    <w:rsid w:val="00501BB0"/>
    <w:rsid w:val="00502086"/>
    <w:rsid w:val="005033F7"/>
    <w:rsid w:val="00503DD7"/>
    <w:rsid w:val="005068F9"/>
    <w:rsid w:val="00511018"/>
    <w:rsid w:val="005114BA"/>
    <w:rsid w:val="005120DC"/>
    <w:rsid w:val="00512577"/>
    <w:rsid w:val="005126F9"/>
    <w:rsid w:val="00514482"/>
    <w:rsid w:val="00516AD1"/>
    <w:rsid w:val="00516D66"/>
    <w:rsid w:val="00517A23"/>
    <w:rsid w:val="00523ACF"/>
    <w:rsid w:val="0052434C"/>
    <w:rsid w:val="00524832"/>
    <w:rsid w:val="005255D7"/>
    <w:rsid w:val="005257F4"/>
    <w:rsid w:val="005263A0"/>
    <w:rsid w:val="005269D4"/>
    <w:rsid w:val="00530496"/>
    <w:rsid w:val="00532EC2"/>
    <w:rsid w:val="005335E2"/>
    <w:rsid w:val="0053450C"/>
    <w:rsid w:val="0053746E"/>
    <w:rsid w:val="00542253"/>
    <w:rsid w:val="005438D5"/>
    <w:rsid w:val="00543D0A"/>
    <w:rsid w:val="00544753"/>
    <w:rsid w:val="00544829"/>
    <w:rsid w:val="00544CD2"/>
    <w:rsid w:val="0054784E"/>
    <w:rsid w:val="00547D38"/>
    <w:rsid w:val="00550220"/>
    <w:rsid w:val="005508DE"/>
    <w:rsid w:val="0055118E"/>
    <w:rsid w:val="005511A2"/>
    <w:rsid w:val="005516CD"/>
    <w:rsid w:val="00551C3D"/>
    <w:rsid w:val="0055244D"/>
    <w:rsid w:val="00552CC8"/>
    <w:rsid w:val="00556051"/>
    <w:rsid w:val="0055662D"/>
    <w:rsid w:val="00560952"/>
    <w:rsid w:val="00561CB9"/>
    <w:rsid w:val="00562323"/>
    <w:rsid w:val="00562BA5"/>
    <w:rsid w:val="00563C8C"/>
    <w:rsid w:val="00563FD3"/>
    <w:rsid w:val="00564C9A"/>
    <w:rsid w:val="00565134"/>
    <w:rsid w:val="00570B68"/>
    <w:rsid w:val="00572594"/>
    <w:rsid w:val="0057458B"/>
    <w:rsid w:val="00574765"/>
    <w:rsid w:val="005749C8"/>
    <w:rsid w:val="00576034"/>
    <w:rsid w:val="005763AE"/>
    <w:rsid w:val="0057794E"/>
    <w:rsid w:val="00580E39"/>
    <w:rsid w:val="005812A6"/>
    <w:rsid w:val="00581370"/>
    <w:rsid w:val="00582132"/>
    <w:rsid w:val="005822BF"/>
    <w:rsid w:val="00583975"/>
    <w:rsid w:val="005862A5"/>
    <w:rsid w:val="00586375"/>
    <w:rsid w:val="005869B4"/>
    <w:rsid w:val="005919E1"/>
    <w:rsid w:val="00593EC8"/>
    <w:rsid w:val="005950BC"/>
    <w:rsid w:val="005960DD"/>
    <w:rsid w:val="00596E4A"/>
    <w:rsid w:val="005A0ADC"/>
    <w:rsid w:val="005A0D40"/>
    <w:rsid w:val="005A11A0"/>
    <w:rsid w:val="005A1F36"/>
    <w:rsid w:val="005A2057"/>
    <w:rsid w:val="005A27EB"/>
    <w:rsid w:val="005A2874"/>
    <w:rsid w:val="005A2A78"/>
    <w:rsid w:val="005A3936"/>
    <w:rsid w:val="005A4103"/>
    <w:rsid w:val="005A5365"/>
    <w:rsid w:val="005A5775"/>
    <w:rsid w:val="005A5FE2"/>
    <w:rsid w:val="005B3250"/>
    <w:rsid w:val="005B6067"/>
    <w:rsid w:val="005B6980"/>
    <w:rsid w:val="005B703A"/>
    <w:rsid w:val="005B7D30"/>
    <w:rsid w:val="005B7F1A"/>
    <w:rsid w:val="005C24B8"/>
    <w:rsid w:val="005C393B"/>
    <w:rsid w:val="005C7047"/>
    <w:rsid w:val="005D01CD"/>
    <w:rsid w:val="005D0B33"/>
    <w:rsid w:val="005D0E94"/>
    <w:rsid w:val="005D0FD1"/>
    <w:rsid w:val="005D1A55"/>
    <w:rsid w:val="005D1D15"/>
    <w:rsid w:val="005D3119"/>
    <w:rsid w:val="005D378F"/>
    <w:rsid w:val="005D3A54"/>
    <w:rsid w:val="005D413A"/>
    <w:rsid w:val="005D61DD"/>
    <w:rsid w:val="005D6FA2"/>
    <w:rsid w:val="005E3643"/>
    <w:rsid w:val="005E4298"/>
    <w:rsid w:val="005E47C9"/>
    <w:rsid w:val="005E5BDF"/>
    <w:rsid w:val="005F04E9"/>
    <w:rsid w:val="005F06C9"/>
    <w:rsid w:val="005F0C43"/>
    <w:rsid w:val="005F110C"/>
    <w:rsid w:val="005F2EE4"/>
    <w:rsid w:val="005F48C8"/>
    <w:rsid w:val="005F6341"/>
    <w:rsid w:val="005F7092"/>
    <w:rsid w:val="006019D7"/>
    <w:rsid w:val="00602AAE"/>
    <w:rsid w:val="006030E4"/>
    <w:rsid w:val="0060330C"/>
    <w:rsid w:val="00604435"/>
    <w:rsid w:val="00604A41"/>
    <w:rsid w:val="006058F3"/>
    <w:rsid w:val="00607716"/>
    <w:rsid w:val="006102C8"/>
    <w:rsid w:val="006103D5"/>
    <w:rsid w:val="00611D26"/>
    <w:rsid w:val="00612866"/>
    <w:rsid w:val="00613F11"/>
    <w:rsid w:val="006149D6"/>
    <w:rsid w:val="00616F4D"/>
    <w:rsid w:val="00617335"/>
    <w:rsid w:val="00620B0A"/>
    <w:rsid w:val="00622727"/>
    <w:rsid w:val="00625975"/>
    <w:rsid w:val="00625DC1"/>
    <w:rsid w:val="00626D28"/>
    <w:rsid w:val="00626FD0"/>
    <w:rsid w:val="00630D7F"/>
    <w:rsid w:val="0063168F"/>
    <w:rsid w:val="00631892"/>
    <w:rsid w:val="00632269"/>
    <w:rsid w:val="0063246B"/>
    <w:rsid w:val="00633B53"/>
    <w:rsid w:val="00634E35"/>
    <w:rsid w:val="00637CAD"/>
    <w:rsid w:val="00642E1C"/>
    <w:rsid w:val="00643A2F"/>
    <w:rsid w:val="006443F9"/>
    <w:rsid w:val="006446AC"/>
    <w:rsid w:val="00644C5E"/>
    <w:rsid w:val="006455D9"/>
    <w:rsid w:val="00645EA9"/>
    <w:rsid w:val="00646AF2"/>
    <w:rsid w:val="00646BA3"/>
    <w:rsid w:val="00646E5A"/>
    <w:rsid w:val="006474F2"/>
    <w:rsid w:val="00647B6C"/>
    <w:rsid w:val="00647EFD"/>
    <w:rsid w:val="006500FF"/>
    <w:rsid w:val="00651165"/>
    <w:rsid w:val="00653A67"/>
    <w:rsid w:val="00654AF2"/>
    <w:rsid w:val="00657F0C"/>
    <w:rsid w:val="00657F47"/>
    <w:rsid w:val="0066135F"/>
    <w:rsid w:val="006627B9"/>
    <w:rsid w:val="00662A88"/>
    <w:rsid w:val="00663B64"/>
    <w:rsid w:val="00663C60"/>
    <w:rsid w:val="00663E9A"/>
    <w:rsid w:val="00672EB3"/>
    <w:rsid w:val="006751FD"/>
    <w:rsid w:val="0067577C"/>
    <w:rsid w:val="00675918"/>
    <w:rsid w:val="0067672F"/>
    <w:rsid w:val="006774DE"/>
    <w:rsid w:val="00677ED0"/>
    <w:rsid w:val="006819F8"/>
    <w:rsid w:val="00682041"/>
    <w:rsid w:val="00682A54"/>
    <w:rsid w:val="00682CD5"/>
    <w:rsid w:val="0068327F"/>
    <w:rsid w:val="00684564"/>
    <w:rsid w:val="006845E8"/>
    <w:rsid w:val="00685B96"/>
    <w:rsid w:val="00685BBA"/>
    <w:rsid w:val="00685C8F"/>
    <w:rsid w:val="00686AC7"/>
    <w:rsid w:val="006870FD"/>
    <w:rsid w:val="00687AE2"/>
    <w:rsid w:val="006908C4"/>
    <w:rsid w:val="006909D1"/>
    <w:rsid w:val="00693887"/>
    <w:rsid w:val="00696091"/>
    <w:rsid w:val="006A023C"/>
    <w:rsid w:val="006A03F3"/>
    <w:rsid w:val="006A229E"/>
    <w:rsid w:val="006A247F"/>
    <w:rsid w:val="006A2942"/>
    <w:rsid w:val="006A2ADF"/>
    <w:rsid w:val="006A2E1C"/>
    <w:rsid w:val="006A50C8"/>
    <w:rsid w:val="006A5B43"/>
    <w:rsid w:val="006A7173"/>
    <w:rsid w:val="006B1FA8"/>
    <w:rsid w:val="006B2BD9"/>
    <w:rsid w:val="006B3CC7"/>
    <w:rsid w:val="006B4F2E"/>
    <w:rsid w:val="006B533B"/>
    <w:rsid w:val="006B56F2"/>
    <w:rsid w:val="006B6A41"/>
    <w:rsid w:val="006B6C83"/>
    <w:rsid w:val="006B73AB"/>
    <w:rsid w:val="006C098D"/>
    <w:rsid w:val="006C1B2B"/>
    <w:rsid w:val="006C26B4"/>
    <w:rsid w:val="006C298B"/>
    <w:rsid w:val="006C2FA0"/>
    <w:rsid w:val="006C42F7"/>
    <w:rsid w:val="006C4A18"/>
    <w:rsid w:val="006C627D"/>
    <w:rsid w:val="006C6A0B"/>
    <w:rsid w:val="006C6B8B"/>
    <w:rsid w:val="006C7572"/>
    <w:rsid w:val="006C75FB"/>
    <w:rsid w:val="006C77DD"/>
    <w:rsid w:val="006C7CC8"/>
    <w:rsid w:val="006D0DDC"/>
    <w:rsid w:val="006D1764"/>
    <w:rsid w:val="006D1CF1"/>
    <w:rsid w:val="006D2238"/>
    <w:rsid w:val="006D2994"/>
    <w:rsid w:val="006D3AC1"/>
    <w:rsid w:val="006D5E68"/>
    <w:rsid w:val="006D6271"/>
    <w:rsid w:val="006D6415"/>
    <w:rsid w:val="006D795C"/>
    <w:rsid w:val="006D7E72"/>
    <w:rsid w:val="006D7EBF"/>
    <w:rsid w:val="006D7F61"/>
    <w:rsid w:val="006E0D76"/>
    <w:rsid w:val="006E2E87"/>
    <w:rsid w:val="006E3401"/>
    <w:rsid w:val="006E5E22"/>
    <w:rsid w:val="006E6276"/>
    <w:rsid w:val="006E76D5"/>
    <w:rsid w:val="006F0789"/>
    <w:rsid w:val="006F27E6"/>
    <w:rsid w:val="006F2983"/>
    <w:rsid w:val="006F2D27"/>
    <w:rsid w:val="006F3310"/>
    <w:rsid w:val="006F3570"/>
    <w:rsid w:val="006F6193"/>
    <w:rsid w:val="006F6529"/>
    <w:rsid w:val="006F6D45"/>
    <w:rsid w:val="006F732D"/>
    <w:rsid w:val="006F73C9"/>
    <w:rsid w:val="00700250"/>
    <w:rsid w:val="00701031"/>
    <w:rsid w:val="0070108C"/>
    <w:rsid w:val="007048F2"/>
    <w:rsid w:val="007056E1"/>
    <w:rsid w:val="00706A24"/>
    <w:rsid w:val="0071122C"/>
    <w:rsid w:val="007113CB"/>
    <w:rsid w:val="00711531"/>
    <w:rsid w:val="00711608"/>
    <w:rsid w:val="00711B43"/>
    <w:rsid w:val="00711E40"/>
    <w:rsid w:val="00712A8B"/>
    <w:rsid w:val="0071373D"/>
    <w:rsid w:val="00713852"/>
    <w:rsid w:val="00714257"/>
    <w:rsid w:val="00716BBE"/>
    <w:rsid w:val="007191F4"/>
    <w:rsid w:val="0072112D"/>
    <w:rsid w:val="00723D92"/>
    <w:rsid w:val="007259A7"/>
    <w:rsid w:val="0073414A"/>
    <w:rsid w:val="00734E77"/>
    <w:rsid w:val="00735947"/>
    <w:rsid w:val="00737A0A"/>
    <w:rsid w:val="00741954"/>
    <w:rsid w:val="00741E09"/>
    <w:rsid w:val="007448E0"/>
    <w:rsid w:val="007452CD"/>
    <w:rsid w:val="00745C95"/>
    <w:rsid w:val="00746736"/>
    <w:rsid w:val="00751AF5"/>
    <w:rsid w:val="00752183"/>
    <w:rsid w:val="00752315"/>
    <w:rsid w:val="00752439"/>
    <w:rsid w:val="00756930"/>
    <w:rsid w:val="00761407"/>
    <w:rsid w:val="00762A8D"/>
    <w:rsid w:val="0076443F"/>
    <w:rsid w:val="00765E97"/>
    <w:rsid w:val="007660AB"/>
    <w:rsid w:val="00770B42"/>
    <w:rsid w:val="00770F54"/>
    <w:rsid w:val="00774F84"/>
    <w:rsid w:val="00775F01"/>
    <w:rsid w:val="00777122"/>
    <w:rsid w:val="00780FA0"/>
    <w:rsid w:val="0078212A"/>
    <w:rsid w:val="00782AA9"/>
    <w:rsid w:val="00785242"/>
    <w:rsid w:val="00787142"/>
    <w:rsid w:val="00790636"/>
    <w:rsid w:val="00792056"/>
    <w:rsid w:val="0079284C"/>
    <w:rsid w:val="007929EA"/>
    <w:rsid w:val="00795C8E"/>
    <w:rsid w:val="00796283"/>
    <w:rsid w:val="0079682F"/>
    <w:rsid w:val="007969AA"/>
    <w:rsid w:val="00796A5F"/>
    <w:rsid w:val="007A15A4"/>
    <w:rsid w:val="007A1FAA"/>
    <w:rsid w:val="007A3443"/>
    <w:rsid w:val="007A4601"/>
    <w:rsid w:val="007A4B47"/>
    <w:rsid w:val="007A5BC0"/>
    <w:rsid w:val="007A634A"/>
    <w:rsid w:val="007A6A7E"/>
    <w:rsid w:val="007A7366"/>
    <w:rsid w:val="007B19A9"/>
    <w:rsid w:val="007B2484"/>
    <w:rsid w:val="007B24C2"/>
    <w:rsid w:val="007B5133"/>
    <w:rsid w:val="007B641C"/>
    <w:rsid w:val="007B6CF0"/>
    <w:rsid w:val="007B7B5C"/>
    <w:rsid w:val="007C0A80"/>
    <w:rsid w:val="007C2590"/>
    <w:rsid w:val="007C3520"/>
    <w:rsid w:val="007C3C86"/>
    <w:rsid w:val="007C4A89"/>
    <w:rsid w:val="007C4B83"/>
    <w:rsid w:val="007C6AD0"/>
    <w:rsid w:val="007C70DD"/>
    <w:rsid w:val="007D284C"/>
    <w:rsid w:val="007D380F"/>
    <w:rsid w:val="007D41BA"/>
    <w:rsid w:val="007D4D1F"/>
    <w:rsid w:val="007D7549"/>
    <w:rsid w:val="007D798D"/>
    <w:rsid w:val="007E0198"/>
    <w:rsid w:val="007E02AF"/>
    <w:rsid w:val="007E0604"/>
    <w:rsid w:val="007E0E8C"/>
    <w:rsid w:val="007E1C37"/>
    <w:rsid w:val="007E4441"/>
    <w:rsid w:val="007E502B"/>
    <w:rsid w:val="007E6067"/>
    <w:rsid w:val="007E7685"/>
    <w:rsid w:val="007F0952"/>
    <w:rsid w:val="007F154C"/>
    <w:rsid w:val="007F3684"/>
    <w:rsid w:val="007F41D5"/>
    <w:rsid w:val="007F5852"/>
    <w:rsid w:val="00802C57"/>
    <w:rsid w:val="00803349"/>
    <w:rsid w:val="00803730"/>
    <w:rsid w:val="00805242"/>
    <w:rsid w:val="00807781"/>
    <w:rsid w:val="0081112A"/>
    <w:rsid w:val="00813446"/>
    <w:rsid w:val="00813474"/>
    <w:rsid w:val="0081434F"/>
    <w:rsid w:val="00814FDC"/>
    <w:rsid w:val="00815224"/>
    <w:rsid w:val="0081587D"/>
    <w:rsid w:val="00815CE8"/>
    <w:rsid w:val="00816348"/>
    <w:rsid w:val="00816584"/>
    <w:rsid w:val="008203C5"/>
    <w:rsid w:val="00820F17"/>
    <w:rsid w:val="008212C0"/>
    <w:rsid w:val="0082183E"/>
    <w:rsid w:val="0082201C"/>
    <w:rsid w:val="0082549C"/>
    <w:rsid w:val="00826516"/>
    <w:rsid w:val="0082681A"/>
    <w:rsid w:val="00826E1F"/>
    <w:rsid w:val="00827C7E"/>
    <w:rsid w:val="008304F0"/>
    <w:rsid w:val="00831C7C"/>
    <w:rsid w:val="00831FAC"/>
    <w:rsid w:val="00833F7D"/>
    <w:rsid w:val="008347B5"/>
    <w:rsid w:val="00834926"/>
    <w:rsid w:val="00835AC1"/>
    <w:rsid w:val="00840D86"/>
    <w:rsid w:val="00843D67"/>
    <w:rsid w:val="0084431E"/>
    <w:rsid w:val="00844C29"/>
    <w:rsid w:val="00845209"/>
    <w:rsid w:val="00853467"/>
    <w:rsid w:val="00855459"/>
    <w:rsid w:val="00856FC9"/>
    <w:rsid w:val="00857DB4"/>
    <w:rsid w:val="0086179D"/>
    <w:rsid w:val="008617EF"/>
    <w:rsid w:val="00861853"/>
    <w:rsid w:val="00862DB9"/>
    <w:rsid w:val="0086339A"/>
    <w:rsid w:val="00867380"/>
    <w:rsid w:val="00872B84"/>
    <w:rsid w:val="00873349"/>
    <w:rsid w:val="00873568"/>
    <w:rsid w:val="008759F8"/>
    <w:rsid w:val="00876556"/>
    <w:rsid w:val="008774FE"/>
    <w:rsid w:val="00881717"/>
    <w:rsid w:val="0088331B"/>
    <w:rsid w:val="00883AED"/>
    <w:rsid w:val="00885461"/>
    <w:rsid w:val="00885DAA"/>
    <w:rsid w:val="0088656D"/>
    <w:rsid w:val="00891CE8"/>
    <w:rsid w:val="00891EE8"/>
    <w:rsid w:val="00896B74"/>
    <w:rsid w:val="00897240"/>
    <w:rsid w:val="008A006B"/>
    <w:rsid w:val="008A1F17"/>
    <w:rsid w:val="008A263E"/>
    <w:rsid w:val="008A2C15"/>
    <w:rsid w:val="008A4BC1"/>
    <w:rsid w:val="008A6D4B"/>
    <w:rsid w:val="008A71B8"/>
    <w:rsid w:val="008A7984"/>
    <w:rsid w:val="008B046E"/>
    <w:rsid w:val="008B228A"/>
    <w:rsid w:val="008B319D"/>
    <w:rsid w:val="008B3B2C"/>
    <w:rsid w:val="008B5576"/>
    <w:rsid w:val="008B70AD"/>
    <w:rsid w:val="008C179F"/>
    <w:rsid w:val="008C3862"/>
    <w:rsid w:val="008C3DE6"/>
    <w:rsid w:val="008C4487"/>
    <w:rsid w:val="008C525D"/>
    <w:rsid w:val="008C5BA4"/>
    <w:rsid w:val="008C6D9A"/>
    <w:rsid w:val="008C7981"/>
    <w:rsid w:val="008D01B7"/>
    <w:rsid w:val="008D3606"/>
    <w:rsid w:val="008D448D"/>
    <w:rsid w:val="008D452F"/>
    <w:rsid w:val="008D6047"/>
    <w:rsid w:val="008D679A"/>
    <w:rsid w:val="008D705C"/>
    <w:rsid w:val="008D73F5"/>
    <w:rsid w:val="008D7B13"/>
    <w:rsid w:val="008E09A0"/>
    <w:rsid w:val="008E0B37"/>
    <w:rsid w:val="008E0E65"/>
    <w:rsid w:val="008E1C4A"/>
    <w:rsid w:val="008E35D7"/>
    <w:rsid w:val="008E3813"/>
    <w:rsid w:val="008E4FE4"/>
    <w:rsid w:val="008E53E2"/>
    <w:rsid w:val="008F1C8D"/>
    <w:rsid w:val="008F2188"/>
    <w:rsid w:val="008F2694"/>
    <w:rsid w:val="008F43D8"/>
    <w:rsid w:val="008F4C2D"/>
    <w:rsid w:val="008F5057"/>
    <w:rsid w:val="008F6125"/>
    <w:rsid w:val="008F6FA8"/>
    <w:rsid w:val="008F7F72"/>
    <w:rsid w:val="009018E5"/>
    <w:rsid w:val="00902737"/>
    <w:rsid w:val="00902CDF"/>
    <w:rsid w:val="009031E5"/>
    <w:rsid w:val="00903EEC"/>
    <w:rsid w:val="0090597E"/>
    <w:rsid w:val="0090634F"/>
    <w:rsid w:val="0090698F"/>
    <w:rsid w:val="00906A4B"/>
    <w:rsid w:val="0090761F"/>
    <w:rsid w:val="009136AB"/>
    <w:rsid w:val="009139A7"/>
    <w:rsid w:val="009169E0"/>
    <w:rsid w:val="0092059D"/>
    <w:rsid w:val="00921089"/>
    <w:rsid w:val="0092149E"/>
    <w:rsid w:val="00922AF9"/>
    <w:rsid w:val="00922F95"/>
    <w:rsid w:val="009235BE"/>
    <w:rsid w:val="00923F88"/>
    <w:rsid w:val="009242C3"/>
    <w:rsid w:val="009245B3"/>
    <w:rsid w:val="00924F69"/>
    <w:rsid w:val="0092531B"/>
    <w:rsid w:val="009275D6"/>
    <w:rsid w:val="00930786"/>
    <w:rsid w:val="00930B59"/>
    <w:rsid w:val="0093267B"/>
    <w:rsid w:val="009331F4"/>
    <w:rsid w:val="009336FA"/>
    <w:rsid w:val="00933739"/>
    <w:rsid w:val="00937219"/>
    <w:rsid w:val="00937433"/>
    <w:rsid w:val="0093758F"/>
    <w:rsid w:val="00937EAA"/>
    <w:rsid w:val="0094093D"/>
    <w:rsid w:val="00945B7E"/>
    <w:rsid w:val="0094608D"/>
    <w:rsid w:val="00946E77"/>
    <w:rsid w:val="009502EB"/>
    <w:rsid w:val="00952206"/>
    <w:rsid w:val="009523D7"/>
    <w:rsid w:val="00954CA7"/>
    <w:rsid w:val="00955F26"/>
    <w:rsid w:val="00956F82"/>
    <w:rsid w:val="00957089"/>
    <w:rsid w:val="009579B3"/>
    <w:rsid w:val="00960597"/>
    <w:rsid w:val="0096073B"/>
    <w:rsid w:val="009644F4"/>
    <w:rsid w:val="009651E1"/>
    <w:rsid w:val="0096747B"/>
    <w:rsid w:val="009715F7"/>
    <w:rsid w:val="009721B8"/>
    <w:rsid w:val="00972D00"/>
    <w:rsid w:val="00973C04"/>
    <w:rsid w:val="00974A1A"/>
    <w:rsid w:val="00974ACA"/>
    <w:rsid w:val="00974FA6"/>
    <w:rsid w:val="009754B8"/>
    <w:rsid w:val="00975FFE"/>
    <w:rsid w:val="0097608D"/>
    <w:rsid w:val="009770F5"/>
    <w:rsid w:val="009776B2"/>
    <w:rsid w:val="00980384"/>
    <w:rsid w:val="00983082"/>
    <w:rsid w:val="00983E3E"/>
    <w:rsid w:val="00983EED"/>
    <w:rsid w:val="00984283"/>
    <w:rsid w:val="00984F36"/>
    <w:rsid w:val="00985AAC"/>
    <w:rsid w:val="00985AD2"/>
    <w:rsid w:val="00986EEE"/>
    <w:rsid w:val="00987422"/>
    <w:rsid w:val="00987DEE"/>
    <w:rsid w:val="00987EE9"/>
    <w:rsid w:val="009904C4"/>
    <w:rsid w:val="009906EA"/>
    <w:rsid w:val="009909D1"/>
    <w:rsid w:val="00992551"/>
    <w:rsid w:val="00993A5E"/>
    <w:rsid w:val="0099415B"/>
    <w:rsid w:val="00994A73"/>
    <w:rsid w:val="00996657"/>
    <w:rsid w:val="00997C4B"/>
    <w:rsid w:val="00997DD1"/>
    <w:rsid w:val="009A156D"/>
    <w:rsid w:val="009A20D8"/>
    <w:rsid w:val="009A53B4"/>
    <w:rsid w:val="009A545F"/>
    <w:rsid w:val="009A552B"/>
    <w:rsid w:val="009A6811"/>
    <w:rsid w:val="009B0BD6"/>
    <w:rsid w:val="009B1DCE"/>
    <w:rsid w:val="009B2178"/>
    <w:rsid w:val="009B429D"/>
    <w:rsid w:val="009B5151"/>
    <w:rsid w:val="009B7273"/>
    <w:rsid w:val="009C22DF"/>
    <w:rsid w:val="009C2A7D"/>
    <w:rsid w:val="009C4E99"/>
    <w:rsid w:val="009C597E"/>
    <w:rsid w:val="009C5A87"/>
    <w:rsid w:val="009C633B"/>
    <w:rsid w:val="009C650B"/>
    <w:rsid w:val="009C6964"/>
    <w:rsid w:val="009C6C66"/>
    <w:rsid w:val="009C7DC0"/>
    <w:rsid w:val="009D00B6"/>
    <w:rsid w:val="009D17C4"/>
    <w:rsid w:val="009D5166"/>
    <w:rsid w:val="009D5377"/>
    <w:rsid w:val="009D5789"/>
    <w:rsid w:val="009D66AC"/>
    <w:rsid w:val="009D6833"/>
    <w:rsid w:val="009D6C39"/>
    <w:rsid w:val="009D727F"/>
    <w:rsid w:val="009E0902"/>
    <w:rsid w:val="009E1333"/>
    <w:rsid w:val="009E3EB2"/>
    <w:rsid w:val="009E40FA"/>
    <w:rsid w:val="009E506C"/>
    <w:rsid w:val="009E5A6F"/>
    <w:rsid w:val="009E6A82"/>
    <w:rsid w:val="009F22B9"/>
    <w:rsid w:val="009F34E7"/>
    <w:rsid w:val="009F3500"/>
    <w:rsid w:val="009F41C7"/>
    <w:rsid w:val="009F431E"/>
    <w:rsid w:val="009F45F6"/>
    <w:rsid w:val="009F6154"/>
    <w:rsid w:val="009F6814"/>
    <w:rsid w:val="00A001AC"/>
    <w:rsid w:val="00A01E32"/>
    <w:rsid w:val="00A02A23"/>
    <w:rsid w:val="00A02E1E"/>
    <w:rsid w:val="00A04187"/>
    <w:rsid w:val="00A05DEC"/>
    <w:rsid w:val="00A0602F"/>
    <w:rsid w:val="00A0621A"/>
    <w:rsid w:val="00A0631C"/>
    <w:rsid w:val="00A0641B"/>
    <w:rsid w:val="00A06772"/>
    <w:rsid w:val="00A07682"/>
    <w:rsid w:val="00A103F0"/>
    <w:rsid w:val="00A107F7"/>
    <w:rsid w:val="00A1168C"/>
    <w:rsid w:val="00A121DD"/>
    <w:rsid w:val="00A14FE1"/>
    <w:rsid w:val="00A15D91"/>
    <w:rsid w:val="00A15E52"/>
    <w:rsid w:val="00A16CB5"/>
    <w:rsid w:val="00A211BA"/>
    <w:rsid w:val="00A21C92"/>
    <w:rsid w:val="00A2323D"/>
    <w:rsid w:val="00A234CB"/>
    <w:rsid w:val="00A23517"/>
    <w:rsid w:val="00A23613"/>
    <w:rsid w:val="00A246E9"/>
    <w:rsid w:val="00A24D50"/>
    <w:rsid w:val="00A25CE5"/>
    <w:rsid w:val="00A260E9"/>
    <w:rsid w:val="00A26749"/>
    <w:rsid w:val="00A26D84"/>
    <w:rsid w:val="00A301D5"/>
    <w:rsid w:val="00A3314E"/>
    <w:rsid w:val="00A3380E"/>
    <w:rsid w:val="00A344A8"/>
    <w:rsid w:val="00A35719"/>
    <w:rsid w:val="00A36D07"/>
    <w:rsid w:val="00A3703E"/>
    <w:rsid w:val="00A40E15"/>
    <w:rsid w:val="00A41D09"/>
    <w:rsid w:val="00A44B38"/>
    <w:rsid w:val="00A451F9"/>
    <w:rsid w:val="00A47301"/>
    <w:rsid w:val="00A47305"/>
    <w:rsid w:val="00A51AF1"/>
    <w:rsid w:val="00A52838"/>
    <w:rsid w:val="00A528E9"/>
    <w:rsid w:val="00A53E1B"/>
    <w:rsid w:val="00A55F88"/>
    <w:rsid w:val="00A618C1"/>
    <w:rsid w:val="00A63DDF"/>
    <w:rsid w:val="00A64038"/>
    <w:rsid w:val="00A652E1"/>
    <w:rsid w:val="00A65968"/>
    <w:rsid w:val="00A66726"/>
    <w:rsid w:val="00A67323"/>
    <w:rsid w:val="00A708F5"/>
    <w:rsid w:val="00A72E8E"/>
    <w:rsid w:val="00A733B8"/>
    <w:rsid w:val="00A74748"/>
    <w:rsid w:val="00A74CDE"/>
    <w:rsid w:val="00A75972"/>
    <w:rsid w:val="00A7759D"/>
    <w:rsid w:val="00A80981"/>
    <w:rsid w:val="00A809E5"/>
    <w:rsid w:val="00A81226"/>
    <w:rsid w:val="00A83704"/>
    <w:rsid w:val="00A8559C"/>
    <w:rsid w:val="00A85A75"/>
    <w:rsid w:val="00A86795"/>
    <w:rsid w:val="00A90686"/>
    <w:rsid w:val="00A9160A"/>
    <w:rsid w:val="00A919F6"/>
    <w:rsid w:val="00A91C48"/>
    <w:rsid w:val="00A928E9"/>
    <w:rsid w:val="00A93491"/>
    <w:rsid w:val="00A9505D"/>
    <w:rsid w:val="00A952DA"/>
    <w:rsid w:val="00AA1517"/>
    <w:rsid w:val="00AA23F8"/>
    <w:rsid w:val="00AA3D0B"/>
    <w:rsid w:val="00AA42D1"/>
    <w:rsid w:val="00AA4F8A"/>
    <w:rsid w:val="00AA5570"/>
    <w:rsid w:val="00AA5F31"/>
    <w:rsid w:val="00AA6376"/>
    <w:rsid w:val="00AA64C5"/>
    <w:rsid w:val="00AA74BD"/>
    <w:rsid w:val="00AA7E47"/>
    <w:rsid w:val="00AB286D"/>
    <w:rsid w:val="00AB3051"/>
    <w:rsid w:val="00AB3E3D"/>
    <w:rsid w:val="00AB400B"/>
    <w:rsid w:val="00AB4018"/>
    <w:rsid w:val="00AB470B"/>
    <w:rsid w:val="00AB6273"/>
    <w:rsid w:val="00AB687D"/>
    <w:rsid w:val="00AB6E34"/>
    <w:rsid w:val="00AC0CF4"/>
    <w:rsid w:val="00AC1C4A"/>
    <w:rsid w:val="00AC1D2A"/>
    <w:rsid w:val="00AC4A38"/>
    <w:rsid w:val="00AC4AC7"/>
    <w:rsid w:val="00AC586D"/>
    <w:rsid w:val="00AC7668"/>
    <w:rsid w:val="00AD088E"/>
    <w:rsid w:val="00AD0B92"/>
    <w:rsid w:val="00AD133B"/>
    <w:rsid w:val="00AD1AD1"/>
    <w:rsid w:val="00AD1BF8"/>
    <w:rsid w:val="00AD22B8"/>
    <w:rsid w:val="00AD42ED"/>
    <w:rsid w:val="00AD4DBB"/>
    <w:rsid w:val="00AD6C81"/>
    <w:rsid w:val="00AE074B"/>
    <w:rsid w:val="00AE0A35"/>
    <w:rsid w:val="00AE3171"/>
    <w:rsid w:val="00AE4E41"/>
    <w:rsid w:val="00AE5A97"/>
    <w:rsid w:val="00AE79E9"/>
    <w:rsid w:val="00AF07D7"/>
    <w:rsid w:val="00AF4124"/>
    <w:rsid w:val="00AF4A15"/>
    <w:rsid w:val="00AF5DA1"/>
    <w:rsid w:val="00AF6418"/>
    <w:rsid w:val="00AF7A7B"/>
    <w:rsid w:val="00B000BD"/>
    <w:rsid w:val="00B0271B"/>
    <w:rsid w:val="00B02D34"/>
    <w:rsid w:val="00B031B1"/>
    <w:rsid w:val="00B03F2C"/>
    <w:rsid w:val="00B042D2"/>
    <w:rsid w:val="00B04E12"/>
    <w:rsid w:val="00B05322"/>
    <w:rsid w:val="00B05324"/>
    <w:rsid w:val="00B059FB"/>
    <w:rsid w:val="00B05DE9"/>
    <w:rsid w:val="00B05DF8"/>
    <w:rsid w:val="00B06C4B"/>
    <w:rsid w:val="00B06FFB"/>
    <w:rsid w:val="00B076D5"/>
    <w:rsid w:val="00B10648"/>
    <w:rsid w:val="00B112ED"/>
    <w:rsid w:val="00B119FD"/>
    <w:rsid w:val="00B12AB7"/>
    <w:rsid w:val="00B1344E"/>
    <w:rsid w:val="00B14C96"/>
    <w:rsid w:val="00B20D3F"/>
    <w:rsid w:val="00B22600"/>
    <w:rsid w:val="00B227B2"/>
    <w:rsid w:val="00B232B5"/>
    <w:rsid w:val="00B27617"/>
    <w:rsid w:val="00B27B41"/>
    <w:rsid w:val="00B32022"/>
    <w:rsid w:val="00B3250C"/>
    <w:rsid w:val="00B333BB"/>
    <w:rsid w:val="00B33467"/>
    <w:rsid w:val="00B34A60"/>
    <w:rsid w:val="00B36079"/>
    <w:rsid w:val="00B40295"/>
    <w:rsid w:val="00B411CA"/>
    <w:rsid w:val="00B4238D"/>
    <w:rsid w:val="00B429C6"/>
    <w:rsid w:val="00B42CB0"/>
    <w:rsid w:val="00B46E2A"/>
    <w:rsid w:val="00B511A7"/>
    <w:rsid w:val="00B513F5"/>
    <w:rsid w:val="00B528E2"/>
    <w:rsid w:val="00B530E7"/>
    <w:rsid w:val="00B5410A"/>
    <w:rsid w:val="00B5430B"/>
    <w:rsid w:val="00B57063"/>
    <w:rsid w:val="00B6235C"/>
    <w:rsid w:val="00B65757"/>
    <w:rsid w:val="00B6592E"/>
    <w:rsid w:val="00B667C2"/>
    <w:rsid w:val="00B67868"/>
    <w:rsid w:val="00B70DA6"/>
    <w:rsid w:val="00B70DD3"/>
    <w:rsid w:val="00B710CA"/>
    <w:rsid w:val="00B734E9"/>
    <w:rsid w:val="00B73AA8"/>
    <w:rsid w:val="00B73D74"/>
    <w:rsid w:val="00B74A67"/>
    <w:rsid w:val="00B74F5A"/>
    <w:rsid w:val="00B80AF9"/>
    <w:rsid w:val="00B81097"/>
    <w:rsid w:val="00B817C8"/>
    <w:rsid w:val="00B81F45"/>
    <w:rsid w:val="00B85B59"/>
    <w:rsid w:val="00B878FE"/>
    <w:rsid w:val="00B87A60"/>
    <w:rsid w:val="00B9137C"/>
    <w:rsid w:val="00B91ABF"/>
    <w:rsid w:val="00B92D98"/>
    <w:rsid w:val="00B92DD7"/>
    <w:rsid w:val="00B92F2E"/>
    <w:rsid w:val="00B941FC"/>
    <w:rsid w:val="00B94F1F"/>
    <w:rsid w:val="00B957E0"/>
    <w:rsid w:val="00B9608A"/>
    <w:rsid w:val="00B977BD"/>
    <w:rsid w:val="00BA17E0"/>
    <w:rsid w:val="00BA19E1"/>
    <w:rsid w:val="00BA36CB"/>
    <w:rsid w:val="00BA3AD6"/>
    <w:rsid w:val="00BA4BC3"/>
    <w:rsid w:val="00BA5B49"/>
    <w:rsid w:val="00BA5BF7"/>
    <w:rsid w:val="00BA5C93"/>
    <w:rsid w:val="00BA69D8"/>
    <w:rsid w:val="00BB1575"/>
    <w:rsid w:val="00BB2CB2"/>
    <w:rsid w:val="00BB3F34"/>
    <w:rsid w:val="00BB470E"/>
    <w:rsid w:val="00BB4F9C"/>
    <w:rsid w:val="00BB5EA6"/>
    <w:rsid w:val="00BB6F25"/>
    <w:rsid w:val="00BC09AC"/>
    <w:rsid w:val="00BC0C5A"/>
    <w:rsid w:val="00BC1826"/>
    <w:rsid w:val="00BC5206"/>
    <w:rsid w:val="00BD1D5F"/>
    <w:rsid w:val="00BD3469"/>
    <w:rsid w:val="00BD46D7"/>
    <w:rsid w:val="00BD5E3D"/>
    <w:rsid w:val="00BD5E50"/>
    <w:rsid w:val="00BD5E6F"/>
    <w:rsid w:val="00BD5EBD"/>
    <w:rsid w:val="00BD6582"/>
    <w:rsid w:val="00BD72FA"/>
    <w:rsid w:val="00BD7C24"/>
    <w:rsid w:val="00BE0978"/>
    <w:rsid w:val="00BE0E52"/>
    <w:rsid w:val="00BE0EA5"/>
    <w:rsid w:val="00BE15DB"/>
    <w:rsid w:val="00BE31D1"/>
    <w:rsid w:val="00BE41D9"/>
    <w:rsid w:val="00BE4B2B"/>
    <w:rsid w:val="00BE54B0"/>
    <w:rsid w:val="00BE55DD"/>
    <w:rsid w:val="00BE560B"/>
    <w:rsid w:val="00BE5841"/>
    <w:rsid w:val="00BE5F38"/>
    <w:rsid w:val="00BE7617"/>
    <w:rsid w:val="00BF0A72"/>
    <w:rsid w:val="00BF1816"/>
    <w:rsid w:val="00BF4302"/>
    <w:rsid w:val="00BF64DA"/>
    <w:rsid w:val="00BF78A5"/>
    <w:rsid w:val="00BF7ED7"/>
    <w:rsid w:val="00C00D6F"/>
    <w:rsid w:val="00C0105A"/>
    <w:rsid w:val="00C01A1F"/>
    <w:rsid w:val="00C03E95"/>
    <w:rsid w:val="00C04791"/>
    <w:rsid w:val="00C053F1"/>
    <w:rsid w:val="00C06545"/>
    <w:rsid w:val="00C07596"/>
    <w:rsid w:val="00C07690"/>
    <w:rsid w:val="00C1091D"/>
    <w:rsid w:val="00C10B4A"/>
    <w:rsid w:val="00C1114C"/>
    <w:rsid w:val="00C1123C"/>
    <w:rsid w:val="00C1143D"/>
    <w:rsid w:val="00C127B1"/>
    <w:rsid w:val="00C12F69"/>
    <w:rsid w:val="00C163F0"/>
    <w:rsid w:val="00C16926"/>
    <w:rsid w:val="00C20765"/>
    <w:rsid w:val="00C2386D"/>
    <w:rsid w:val="00C2404A"/>
    <w:rsid w:val="00C263DD"/>
    <w:rsid w:val="00C26F64"/>
    <w:rsid w:val="00C2728D"/>
    <w:rsid w:val="00C31269"/>
    <w:rsid w:val="00C3187E"/>
    <w:rsid w:val="00C31A17"/>
    <w:rsid w:val="00C31ACD"/>
    <w:rsid w:val="00C33F85"/>
    <w:rsid w:val="00C34E7B"/>
    <w:rsid w:val="00C350D9"/>
    <w:rsid w:val="00C35E1F"/>
    <w:rsid w:val="00C36C41"/>
    <w:rsid w:val="00C40E1C"/>
    <w:rsid w:val="00C41EE7"/>
    <w:rsid w:val="00C432A7"/>
    <w:rsid w:val="00C45436"/>
    <w:rsid w:val="00C457B5"/>
    <w:rsid w:val="00C4582A"/>
    <w:rsid w:val="00C4637B"/>
    <w:rsid w:val="00C46E83"/>
    <w:rsid w:val="00C5063B"/>
    <w:rsid w:val="00C50C19"/>
    <w:rsid w:val="00C52FFE"/>
    <w:rsid w:val="00C53B83"/>
    <w:rsid w:val="00C53F09"/>
    <w:rsid w:val="00C540AE"/>
    <w:rsid w:val="00C54544"/>
    <w:rsid w:val="00C54F49"/>
    <w:rsid w:val="00C56311"/>
    <w:rsid w:val="00C56F69"/>
    <w:rsid w:val="00C6028A"/>
    <w:rsid w:val="00C619A9"/>
    <w:rsid w:val="00C63C16"/>
    <w:rsid w:val="00C640D1"/>
    <w:rsid w:val="00C64F97"/>
    <w:rsid w:val="00C65905"/>
    <w:rsid w:val="00C65BFE"/>
    <w:rsid w:val="00C722B9"/>
    <w:rsid w:val="00C73F24"/>
    <w:rsid w:val="00C74BF6"/>
    <w:rsid w:val="00C75293"/>
    <w:rsid w:val="00C768B2"/>
    <w:rsid w:val="00C76EB0"/>
    <w:rsid w:val="00C775D4"/>
    <w:rsid w:val="00C77B1D"/>
    <w:rsid w:val="00C83B66"/>
    <w:rsid w:val="00C84455"/>
    <w:rsid w:val="00C84EFA"/>
    <w:rsid w:val="00C85984"/>
    <w:rsid w:val="00C85C09"/>
    <w:rsid w:val="00C85F47"/>
    <w:rsid w:val="00C86E25"/>
    <w:rsid w:val="00C87032"/>
    <w:rsid w:val="00C907CD"/>
    <w:rsid w:val="00C90800"/>
    <w:rsid w:val="00C92182"/>
    <w:rsid w:val="00C924D6"/>
    <w:rsid w:val="00C9481C"/>
    <w:rsid w:val="00C94F4C"/>
    <w:rsid w:val="00C958FF"/>
    <w:rsid w:val="00C95EC4"/>
    <w:rsid w:val="00C960A9"/>
    <w:rsid w:val="00CA0ADC"/>
    <w:rsid w:val="00CA10D3"/>
    <w:rsid w:val="00CA1301"/>
    <w:rsid w:val="00CA1442"/>
    <w:rsid w:val="00CA21BF"/>
    <w:rsid w:val="00CA2B72"/>
    <w:rsid w:val="00CA3187"/>
    <w:rsid w:val="00CA3936"/>
    <w:rsid w:val="00CA5867"/>
    <w:rsid w:val="00CA5F8F"/>
    <w:rsid w:val="00CA61E3"/>
    <w:rsid w:val="00CA65BE"/>
    <w:rsid w:val="00CA6FC0"/>
    <w:rsid w:val="00CA7EE5"/>
    <w:rsid w:val="00CB01F1"/>
    <w:rsid w:val="00CB25D6"/>
    <w:rsid w:val="00CB33A4"/>
    <w:rsid w:val="00CB4CD3"/>
    <w:rsid w:val="00CB5C17"/>
    <w:rsid w:val="00CB6F73"/>
    <w:rsid w:val="00CB79E4"/>
    <w:rsid w:val="00CC06BC"/>
    <w:rsid w:val="00CC4DC8"/>
    <w:rsid w:val="00CC502F"/>
    <w:rsid w:val="00CC547F"/>
    <w:rsid w:val="00CC61B6"/>
    <w:rsid w:val="00CC6551"/>
    <w:rsid w:val="00CC6C4F"/>
    <w:rsid w:val="00CC78A2"/>
    <w:rsid w:val="00CC7BEB"/>
    <w:rsid w:val="00CC7CBA"/>
    <w:rsid w:val="00CD0042"/>
    <w:rsid w:val="00CD01B7"/>
    <w:rsid w:val="00CD05E9"/>
    <w:rsid w:val="00CD3810"/>
    <w:rsid w:val="00CD3E9B"/>
    <w:rsid w:val="00CD71E2"/>
    <w:rsid w:val="00CD7B81"/>
    <w:rsid w:val="00CD7E91"/>
    <w:rsid w:val="00CE0E64"/>
    <w:rsid w:val="00CE1964"/>
    <w:rsid w:val="00CE2F94"/>
    <w:rsid w:val="00CE3E70"/>
    <w:rsid w:val="00CE40DC"/>
    <w:rsid w:val="00CE5EAA"/>
    <w:rsid w:val="00CE683A"/>
    <w:rsid w:val="00CE6A86"/>
    <w:rsid w:val="00CE6C1C"/>
    <w:rsid w:val="00CE6E4F"/>
    <w:rsid w:val="00CF1576"/>
    <w:rsid w:val="00CF1B54"/>
    <w:rsid w:val="00CF2901"/>
    <w:rsid w:val="00CF36E6"/>
    <w:rsid w:val="00CF4F48"/>
    <w:rsid w:val="00CF5D23"/>
    <w:rsid w:val="00CF6C9B"/>
    <w:rsid w:val="00CF6D7F"/>
    <w:rsid w:val="00CF6F79"/>
    <w:rsid w:val="00CF7151"/>
    <w:rsid w:val="00CF7553"/>
    <w:rsid w:val="00D010FA"/>
    <w:rsid w:val="00D01CC4"/>
    <w:rsid w:val="00D02140"/>
    <w:rsid w:val="00D03715"/>
    <w:rsid w:val="00D03967"/>
    <w:rsid w:val="00D03A83"/>
    <w:rsid w:val="00D0546D"/>
    <w:rsid w:val="00D054B2"/>
    <w:rsid w:val="00D064FF"/>
    <w:rsid w:val="00D077F4"/>
    <w:rsid w:val="00D07AC7"/>
    <w:rsid w:val="00D07EF0"/>
    <w:rsid w:val="00D10B1A"/>
    <w:rsid w:val="00D10F3F"/>
    <w:rsid w:val="00D127C5"/>
    <w:rsid w:val="00D17C6A"/>
    <w:rsid w:val="00D23961"/>
    <w:rsid w:val="00D24586"/>
    <w:rsid w:val="00D24781"/>
    <w:rsid w:val="00D25D56"/>
    <w:rsid w:val="00D2606E"/>
    <w:rsid w:val="00D26340"/>
    <w:rsid w:val="00D315D8"/>
    <w:rsid w:val="00D318A7"/>
    <w:rsid w:val="00D31D31"/>
    <w:rsid w:val="00D336F5"/>
    <w:rsid w:val="00D33DF7"/>
    <w:rsid w:val="00D37A4D"/>
    <w:rsid w:val="00D37D96"/>
    <w:rsid w:val="00D408E9"/>
    <w:rsid w:val="00D421BF"/>
    <w:rsid w:val="00D42300"/>
    <w:rsid w:val="00D43DE8"/>
    <w:rsid w:val="00D44826"/>
    <w:rsid w:val="00D449EC"/>
    <w:rsid w:val="00D46B49"/>
    <w:rsid w:val="00D52053"/>
    <w:rsid w:val="00D54188"/>
    <w:rsid w:val="00D54911"/>
    <w:rsid w:val="00D557B7"/>
    <w:rsid w:val="00D55DEC"/>
    <w:rsid w:val="00D570EE"/>
    <w:rsid w:val="00D57360"/>
    <w:rsid w:val="00D61458"/>
    <w:rsid w:val="00D61C4A"/>
    <w:rsid w:val="00D624B5"/>
    <w:rsid w:val="00D64C3B"/>
    <w:rsid w:val="00D65524"/>
    <w:rsid w:val="00D67BC4"/>
    <w:rsid w:val="00D67CBE"/>
    <w:rsid w:val="00D743C4"/>
    <w:rsid w:val="00D757C1"/>
    <w:rsid w:val="00D77B96"/>
    <w:rsid w:val="00D8041D"/>
    <w:rsid w:val="00D811F2"/>
    <w:rsid w:val="00D82E75"/>
    <w:rsid w:val="00D8470B"/>
    <w:rsid w:val="00D86B50"/>
    <w:rsid w:val="00D86CF4"/>
    <w:rsid w:val="00D86DFB"/>
    <w:rsid w:val="00D92414"/>
    <w:rsid w:val="00D92734"/>
    <w:rsid w:val="00D94E79"/>
    <w:rsid w:val="00D951C9"/>
    <w:rsid w:val="00D9549D"/>
    <w:rsid w:val="00D95E33"/>
    <w:rsid w:val="00D96F1A"/>
    <w:rsid w:val="00D96FD4"/>
    <w:rsid w:val="00D970C9"/>
    <w:rsid w:val="00D97788"/>
    <w:rsid w:val="00DA0254"/>
    <w:rsid w:val="00DA06F6"/>
    <w:rsid w:val="00DA0EA1"/>
    <w:rsid w:val="00DA30BB"/>
    <w:rsid w:val="00DA3643"/>
    <w:rsid w:val="00DA39CA"/>
    <w:rsid w:val="00DA4B39"/>
    <w:rsid w:val="00DA7CA6"/>
    <w:rsid w:val="00DB066E"/>
    <w:rsid w:val="00DB127A"/>
    <w:rsid w:val="00DB270D"/>
    <w:rsid w:val="00DB294E"/>
    <w:rsid w:val="00DB29BF"/>
    <w:rsid w:val="00DB2EEC"/>
    <w:rsid w:val="00DB3E97"/>
    <w:rsid w:val="00DB59F7"/>
    <w:rsid w:val="00DB7166"/>
    <w:rsid w:val="00DB7380"/>
    <w:rsid w:val="00DC0587"/>
    <w:rsid w:val="00DC4C7E"/>
    <w:rsid w:val="00DC52AD"/>
    <w:rsid w:val="00DC5EEA"/>
    <w:rsid w:val="00DC6113"/>
    <w:rsid w:val="00DC674B"/>
    <w:rsid w:val="00DD1151"/>
    <w:rsid w:val="00DD3B43"/>
    <w:rsid w:val="00DD4E54"/>
    <w:rsid w:val="00DD4F4B"/>
    <w:rsid w:val="00DD635C"/>
    <w:rsid w:val="00DD6F38"/>
    <w:rsid w:val="00DE0309"/>
    <w:rsid w:val="00DE03DB"/>
    <w:rsid w:val="00DE3F89"/>
    <w:rsid w:val="00DE5A81"/>
    <w:rsid w:val="00DE6CD0"/>
    <w:rsid w:val="00DE7D9A"/>
    <w:rsid w:val="00DF0EBF"/>
    <w:rsid w:val="00DF2F4B"/>
    <w:rsid w:val="00DF3ECB"/>
    <w:rsid w:val="00DF4106"/>
    <w:rsid w:val="00DF72A1"/>
    <w:rsid w:val="00DF7370"/>
    <w:rsid w:val="00E009B3"/>
    <w:rsid w:val="00E009DB"/>
    <w:rsid w:val="00E0117E"/>
    <w:rsid w:val="00E013CA"/>
    <w:rsid w:val="00E039D8"/>
    <w:rsid w:val="00E04D09"/>
    <w:rsid w:val="00E0650A"/>
    <w:rsid w:val="00E075E3"/>
    <w:rsid w:val="00E0767F"/>
    <w:rsid w:val="00E079DC"/>
    <w:rsid w:val="00E10DCD"/>
    <w:rsid w:val="00E11ED0"/>
    <w:rsid w:val="00E1224B"/>
    <w:rsid w:val="00E12E33"/>
    <w:rsid w:val="00E14747"/>
    <w:rsid w:val="00E14F8B"/>
    <w:rsid w:val="00E20A8F"/>
    <w:rsid w:val="00E21E6A"/>
    <w:rsid w:val="00E24CB6"/>
    <w:rsid w:val="00E2704F"/>
    <w:rsid w:val="00E2778C"/>
    <w:rsid w:val="00E313E9"/>
    <w:rsid w:val="00E31B30"/>
    <w:rsid w:val="00E3234C"/>
    <w:rsid w:val="00E32917"/>
    <w:rsid w:val="00E3594A"/>
    <w:rsid w:val="00E35FFF"/>
    <w:rsid w:val="00E365F3"/>
    <w:rsid w:val="00E36A31"/>
    <w:rsid w:val="00E37A84"/>
    <w:rsid w:val="00E41C5F"/>
    <w:rsid w:val="00E421E2"/>
    <w:rsid w:val="00E4229D"/>
    <w:rsid w:val="00E42878"/>
    <w:rsid w:val="00E43D44"/>
    <w:rsid w:val="00E46F1A"/>
    <w:rsid w:val="00E52610"/>
    <w:rsid w:val="00E5274F"/>
    <w:rsid w:val="00E52949"/>
    <w:rsid w:val="00E5301C"/>
    <w:rsid w:val="00E53F23"/>
    <w:rsid w:val="00E5514F"/>
    <w:rsid w:val="00E552BE"/>
    <w:rsid w:val="00E553C7"/>
    <w:rsid w:val="00E56D1F"/>
    <w:rsid w:val="00E572FA"/>
    <w:rsid w:val="00E5C25E"/>
    <w:rsid w:val="00E60CE9"/>
    <w:rsid w:val="00E61ABE"/>
    <w:rsid w:val="00E6248D"/>
    <w:rsid w:val="00E63540"/>
    <w:rsid w:val="00E644B3"/>
    <w:rsid w:val="00E64E3F"/>
    <w:rsid w:val="00E656FC"/>
    <w:rsid w:val="00E65C56"/>
    <w:rsid w:val="00E66AB1"/>
    <w:rsid w:val="00E67A61"/>
    <w:rsid w:val="00E70893"/>
    <w:rsid w:val="00E70B43"/>
    <w:rsid w:val="00E70C8F"/>
    <w:rsid w:val="00E70FAE"/>
    <w:rsid w:val="00E7450B"/>
    <w:rsid w:val="00E74C19"/>
    <w:rsid w:val="00E80EDA"/>
    <w:rsid w:val="00E80F59"/>
    <w:rsid w:val="00E81249"/>
    <w:rsid w:val="00E81DE4"/>
    <w:rsid w:val="00E836FE"/>
    <w:rsid w:val="00E839EF"/>
    <w:rsid w:val="00E85731"/>
    <w:rsid w:val="00E85A2D"/>
    <w:rsid w:val="00E86771"/>
    <w:rsid w:val="00E86972"/>
    <w:rsid w:val="00E949D2"/>
    <w:rsid w:val="00E94FF7"/>
    <w:rsid w:val="00E95D76"/>
    <w:rsid w:val="00E95DE7"/>
    <w:rsid w:val="00E96134"/>
    <w:rsid w:val="00E96496"/>
    <w:rsid w:val="00E96509"/>
    <w:rsid w:val="00E968B6"/>
    <w:rsid w:val="00E9774E"/>
    <w:rsid w:val="00EA238C"/>
    <w:rsid w:val="00EA2691"/>
    <w:rsid w:val="00EA50ED"/>
    <w:rsid w:val="00EA51C5"/>
    <w:rsid w:val="00EA6571"/>
    <w:rsid w:val="00EA6AA4"/>
    <w:rsid w:val="00EA7418"/>
    <w:rsid w:val="00EA74D3"/>
    <w:rsid w:val="00EB043D"/>
    <w:rsid w:val="00EB0A80"/>
    <w:rsid w:val="00EB0D33"/>
    <w:rsid w:val="00EB0D48"/>
    <w:rsid w:val="00EB1071"/>
    <w:rsid w:val="00EB2144"/>
    <w:rsid w:val="00EB3843"/>
    <w:rsid w:val="00EB66A1"/>
    <w:rsid w:val="00EC05E9"/>
    <w:rsid w:val="00EC0CD2"/>
    <w:rsid w:val="00EC1755"/>
    <w:rsid w:val="00EC2B8E"/>
    <w:rsid w:val="00EC2E79"/>
    <w:rsid w:val="00EC40EC"/>
    <w:rsid w:val="00EC421A"/>
    <w:rsid w:val="00EC4D64"/>
    <w:rsid w:val="00EC61EC"/>
    <w:rsid w:val="00EC7371"/>
    <w:rsid w:val="00ED0A83"/>
    <w:rsid w:val="00ED1822"/>
    <w:rsid w:val="00ED1C38"/>
    <w:rsid w:val="00ED2211"/>
    <w:rsid w:val="00ED22AB"/>
    <w:rsid w:val="00ED27F1"/>
    <w:rsid w:val="00ED3F35"/>
    <w:rsid w:val="00ED47D7"/>
    <w:rsid w:val="00ED723F"/>
    <w:rsid w:val="00EE0498"/>
    <w:rsid w:val="00EE0F33"/>
    <w:rsid w:val="00EE2D27"/>
    <w:rsid w:val="00EE3E14"/>
    <w:rsid w:val="00EE4F5F"/>
    <w:rsid w:val="00EE54BF"/>
    <w:rsid w:val="00EE70CD"/>
    <w:rsid w:val="00EF00D4"/>
    <w:rsid w:val="00EF1486"/>
    <w:rsid w:val="00EF3690"/>
    <w:rsid w:val="00EF5CF4"/>
    <w:rsid w:val="00EF7AC5"/>
    <w:rsid w:val="00F005B2"/>
    <w:rsid w:val="00F00F5F"/>
    <w:rsid w:val="00F02093"/>
    <w:rsid w:val="00F0225D"/>
    <w:rsid w:val="00F0226C"/>
    <w:rsid w:val="00F02856"/>
    <w:rsid w:val="00F10009"/>
    <w:rsid w:val="00F11543"/>
    <w:rsid w:val="00F12F88"/>
    <w:rsid w:val="00F13597"/>
    <w:rsid w:val="00F1523A"/>
    <w:rsid w:val="00F1537D"/>
    <w:rsid w:val="00F15486"/>
    <w:rsid w:val="00F15588"/>
    <w:rsid w:val="00F156E0"/>
    <w:rsid w:val="00F17226"/>
    <w:rsid w:val="00F17235"/>
    <w:rsid w:val="00F17FBE"/>
    <w:rsid w:val="00F200B4"/>
    <w:rsid w:val="00F20FC0"/>
    <w:rsid w:val="00F21C75"/>
    <w:rsid w:val="00F21EF7"/>
    <w:rsid w:val="00F222FE"/>
    <w:rsid w:val="00F22EEB"/>
    <w:rsid w:val="00F239BF"/>
    <w:rsid w:val="00F24C0D"/>
    <w:rsid w:val="00F25460"/>
    <w:rsid w:val="00F26953"/>
    <w:rsid w:val="00F2758F"/>
    <w:rsid w:val="00F3120F"/>
    <w:rsid w:val="00F33A71"/>
    <w:rsid w:val="00F348F3"/>
    <w:rsid w:val="00F37539"/>
    <w:rsid w:val="00F37CF2"/>
    <w:rsid w:val="00F40563"/>
    <w:rsid w:val="00F407D2"/>
    <w:rsid w:val="00F41306"/>
    <w:rsid w:val="00F427D4"/>
    <w:rsid w:val="00F45B99"/>
    <w:rsid w:val="00F45F24"/>
    <w:rsid w:val="00F4770E"/>
    <w:rsid w:val="00F510A8"/>
    <w:rsid w:val="00F5230A"/>
    <w:rsid w:val="00F5740C"/>
    <w:rsid w:val="00F57ABD"/>
    <w:rsid w:val="00F60C18"/>
    <w:rsid w:val="00F62A0B"/>
    <w:rsid w:val="00F63150"/>
    <w:rsid w:val="00F6384C"/>
    <w:rsid w:val="00F653DF"/>
    <w:rsid w:val="00F6578A"/>
    <w:rsid w:val="00F662B6"/>
    <w:rsid w:val="00F66AD9"/>
    <w:rsid w:val="00F6703D"/>
    <w:rsid w:val="00F67A2F"/>
    <w:rsid w:val="00F70064"/>
    <w:rsid w:val="00F7096C"/>
    <w:rsid w:val="00F712C4"/>
    <w:rsid w:val="00F71EBD"/>
    <w:rsid w:val="00F722D1"/>
    <w:rsid w:val="00F72DF9"/>
    <w:rsid w:val="00F73013"/>
    <w:rsid w:val="00F73314"/>
    <w:rsid w:val="00F772B0"/>
    <w:rsid w:val="00F77792"/>
    <w:rsid w:val="00F819B5"/>
    <w:rsid w:val="00F81B01"/>
    <w:rsid w:val="00F84147"/>
    <w:rsid w:val="00F85391"/>
    <w:rsid w:val="00F855A4"/>
    <w:rsid w:val="00F85A69"/>
    <w:rsid w:val="00F86485"/>
    <w:rsid w:val="00F90D6C"/>
    <w:rsid w:val="00F93888"/>
    <w:rsid w:val="00F93A47"/>
    <w:rsid w:val="00F95420"/>
    <w:rsid w:val="00F95AE3"/>
    <w:rsid w:val="00FA092B"/>
    <w:rsid w:val="00FA25EC"/>
    <w:rsid w:val="00FA2E5B"/>
    <w:rsid w:val="00FA3100"/>
    <w:rsid w:val="00FA4483"/>
    <w:rsid w:val="00FA4A0C"/>
    <w:rsid w:val="00FA5A44"/>
    <w:rsid w:val="00FA5E14"/>
    <w:rsid w:val="00FA5FFD"/>
    <w:rsid w:val="00FA6433"/>
    <w:rsid w:val="00FB57BD"/>
    <w:rsid w:val="00FB60BF"/>
    <w:rsid w:val="00FB62FB"/>
    <w:rsid w:val="00FB63E1"/>
    <w:rsid w:val="00FB6AB2"/>
    <w:rsid w:val="00FB6D85"/>
    <w:rsid w:val="00FB78FE"/>
    <w:rsid w:val="00FC0147"/>
    <w:rsid w:val="00FC1272"/>
    <w:rsid w:val="00FC4A65"/>
    <w:rsid w:val="00FC7010"/>
    <w:rsid w:val="00FD17FE"/>
    <w:rsid w:val="00FD19BA"/>
    <w:rsid w:val="00FD1C58"/>
    <w:rsid w:val="00FD1F17"/>
    <w:rsid w:val="00FD294E"/>
    <w:rsid w:val="00FD2EFD"/>
    <w:rsid w:val="00FD6432"/>
    <w:rsid w:val="00FD661A"/>
    <w:rsid w:val="00FD697A"/>
    <w:rsid w:val="00FD7FA8"/>
    <w:rsid w:val="00FE041E"/>
    <w:rsid w:val="00FE213A"/>
    <w:rsid w:val="00FE2735"/>
    <w:rsid w:val="00FE312C"/>
    <w:rsid w:val="00FE5619"/>
    <w:rsid w:val="00FF00FD"/>
    <w:rsid w:val="00FF11DD"/>
    <w:rsid w:val="00FF2664"/>
    <w:rsid w:val="00FF33C0"/>
    <w:rsid w:val="00FF3B17"/>
    <w:rsid w:val="00FF3F9B"/>
    <w:rsid w:val="00FF4CBC"/>
    <w:rsid w:val="00FF6136"/>
    <w:rsid w:val="00FF61E3"/>
    <w:rsid w:val="00FF764E"/>
    <w:rsid w:val="00FF7DB1"/>
    <w:rsid w:val="02ADD8EB"/>
    <w:rsid w:val="03567678"/>
    <w:rsid w:val="037D1C58"/>
    <w:rsid w:val="038B06E0"/>
    <w:rsid w:val="04BDCD51"/>
    <w:rsid w:val="05BEF621"/>
    <w:rsid w:val="05C98D62"/>
    <w:rsid w:val="06378C82"/>
    <w:rsid w:val="06C2A7A2"/>
    <w:rsid w:val="06D0203F"/>
    <w:rsid w:val="08217483"/>
    <w:rsid w:val="0866FDBA"/>
    <w:rsid w:val="08EB0F0B"/>
    <w:rsid w:val="09D9A305"/>
    <w:rsid w:val="0CD68E19"/>
    <w:rsid w:val="0D458DF4"/>
    <w:rsid w:val="0E03D8C5"/>
    <w:rsid w:val="0E49FB01"/>
    <w:rsid w:val="0FC5466B"/>
    <w:rsid w:val="0FC6E807"/>
    <w:rsid w:val="121E267A"/>
    <w:rsid w:val="12442B99"/>
    <w:rsid w:val="13A72FC1"/>
    <w:rsid w:val="14F0F092"/>
    <w:rsid w:val="154A551F"/>
    <w:rsid w:val="161576D8"/>
    <w:rsid w:val="1B06C654"/>
    <w:rsid w:val="1B12AF48"/>
    <w:rsid w:val="1B166DF3"/>
    <w:rsid w:val="20B6DE59"/>
    <w:rsid w:val="211D56BD"/>
    <w:rsid w:val="22286F12"/>
    <w:rsid w:val="2283F262"/>
    <w:rsid w:val="22DFBC03"/>
    <w:rsid w:val="23146B0A"/>
    <w:rsid w:val="232E4763"/>
    <w:rsid w:val="23DB31FA"/>
    <w:rsid w:val="277BCB77"/>
    <w:rsid w:val="28258CC1"/>
    <w:rsid w:val="28769116"/>
    <w:rsid w:val="29465267"/>
    <w:rsid w:val="296A8141"/>
    <w:rsid w:val="29AEE7E0"/>
    <w:rsid w:val="2BF4ED81"/>
    <w:rsid w:val="2C0D1249"/>
    <w:rsid w:val="2EEF9392"/>
    <w:rsid w:val="2F046330"/>
    <w:rsid w:val="2FB3610A"/>
    <w:rsid w:val="2FF32062"/>
    <w:rsid w:val="30AD177E"/>
    <w:rsid w:val="30F9E05E"/>
    <w:rsid w:val="314E25A9"/>
    <w:rsid w:val="317D781A"/>
    <w:rsid w:val="31951862"/>
    <w:rsid w:val="32505183"/>
    <w:rsid w:val="32784C43"/>
    <w:rsid w:val="33164B6E"/>
    <w:rsid w:val="36526297"/>
    <w:rsid w:val="36688985"/>
    <w:rsid w:val="37D0767B"/>
    <w:rsid w:val="3826F11E"/>
    <w:rsid w:val="38B6E7E7"/>
    <w:rsid w:val="3A1B919C"/>
    <w:rsid w:val="3B467868"/>
    <w:rsid w:val="3BE05E38"/>
    <w:rsid w:val="3C186A5E"/>
    <w:rsid w:val="3C99615E"/>
    <w:rsid w:val="3CDA3D91"/>
    <w:rsid w:val="3D728D5C"/>
    <w:rsid w:val="3DA635B7"/>
    <w:rsid w:val="3DB2DABD"/>
    <w:rsid w:val="3DC6F3FA"/>
    <w:rsid w:val="3E050913"/>
    <w:rsid w:val="3E5A730D"/>
    <w:rsid w:val="3EA1E078"/>
    <w:rsid w:val="3EF029FF"/>
    <w:rsid w:val="44CB4828"/>
    <w:rsid w:val="478F9869"/>
    <w:rsid w:val="478FF43C"/>
    <w:rsid w:val="4790DFFC"/>
    <w:rsid w:val="479AAB8C"/>
    <w:rsid w:val="499C03D6"/>
    <w:rsid w:val="49DB5116"/>
    <w:rsid w:val="4A58E2B7"/>
    <w:rsid w:val="4A5C7547"/>
    <w:rsid w:val="4C2B5D1A"/>
    <w:rsid w:val="4C387B17"/>
    <w:rsid w:val="4C38FFD1"/>
    <w:rsid w:val="4C46F084"/>
    <w:rsid w:val="4C5F35FF"/>
    <w:rsid w:val="4CDE2108"/>
    <w:rsid w:val="4D05037E"/>
    <w:rsid w:val="4F9DEC44"/>
    <w:rsid w:val="50B320F2"/>
    <w:rsid w:val="50CBDB6F"/>
    <w:rsid w:val="51695D66"/>
    <w:rsid w:val="51AE0627"/>
    <w:rsid w:val="522954C6"/>
    <w:rsid w:val="52565809"/>
    <w:rsid w:val="52DB3EB7"/>
    <w:rsid w:val="573F5345"/>
    <w:rsid w:val="57B9845F"/>
    <w:rsid w:val="5A64BC16"/>
    <w:rsid w:val="5BEE1075"/>
    <w:rsid w:val="5C1732D4"/>
    <w:rsid w:val="5CE57178"/>
    <w:rsid w:val="5DAE94C9"/>
    <w:rsid w:val="601D123A"/>
    <w:rsid w:val="60913776"/>
    <w:rsid w:val="61D429C1"/>
    <w:rsid w:val="623439BE"/>
    <w:rsid w:val="62B975E3"/>
    <w:rsid w:val="62BD0B84"/>
    <w:rsid w:val="67F9C6A3"/>
    <w:rsid w:val="6861BDA6"/>
    <w:rsid w:val="689F6E3A"/>
    <w:rsid w:val="68BD48DE"/>
    <w:rsid w:val="698E1989"/>
    <w:rsid w:val="69B530EF"/>
    <w:rsid w:val="6A3B3E9B"/>
    <w:rsid w:val="6B12D272"/>
    <w:rsid w:val="6B4940A2"/>
    <w:rsid w:val="6B52E0F4"/>
    <w:rsid w:val="6D352EC9"/>
    <w:rsid w:val="6D3D5DD8"/>
    <w:rsid w:val="6D5D1CA3"/>
    <w:rsid w:val="6DDC0A6B"/>
    <w:rsid w:val="7020AC90"/>
    <w:rsid w:val="71050FFA"/>
    <w:rsid w:val="715A64E5"/>
    <w:rsid w:val="71BBE52F"/>
    <w:rsid w:val="72C8D07F"/>
    <w:rsid w:val="744491A7"/>
    <w:rsid w:val="74C75556"/>
    <w:rsid w:val="75E54492"/>
    <w:rsid w:val="76884940"/>
    <w:rsid w:val="76E26AFE"/>
    <w:rsid w:val="79E205D0"/>
    <w:rsid w:val="7A0116E7"/>
    <w:rsid w:val="7B452558"/>
    <w:rsid w:val="7B7DD631"/>
    <w:rsid w:val="7F6E956F"/>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AACA79F"/>
  <w15:docId w15:val="{9FBB5CFE-C410-44F0-95B9-A09786484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D47D7"/>
    <w:rPr>
      <w:lang w:val="sv-SE"/>
    </w:rPr>
  </w:style>
  <w:style w:type="paragraph" w:styleId="Rubrik1">
    <w:name w:val="heading 1"/>
    <w:basedOn w:val="Normal"/>
    <w:next w:val="Normal"/>
    <w:link w:val="Rubrik1Char"/>
    <w:uiPriority w:val="9"/>
    <w:qFormat/>
    <w:rsid w:val="00B333BB"/>
    <w:pPr>
      <w:keepNext/>
      <w:keepLines/>
      <w:spacing w:after="0" w:line="360" w:lineRule="auto"/>
      <w:outlineLvl w:val="0"/>
    </w:pPr>
    <w:rPr>
      <w:rFonts w:eastAsiaTheme="majorEastAsia" w:cstheme="majorBidi"/>
      <w:b/>
      <w:bCs/>
      <w:sz w:val="32"/>
      <w:szCs w:val="28"/>
    </w:rPr>
  </w:style>
  <w:style w:type="paragraph" w:styleId="Rubrik2">
    <w:name w:val="heading 2"/>
    <w:basedOn w:val="Normal"/>
    <w:next w:val="Normal"/>
    <w:link w:val="Rubrik2Char"/>
    <w:uiPriority w:val="9"/>
    <w:unhideWhenUsed/>
    <w:qFormat/>
    <w:rsid w:val="00B333BB"/>
    <w:pPr>
      <w:keepNext/>
      <w:keepLines/>
      <w:spacing w:after="0" w:line="360" w:lineRule="auto"/>
      <w:outlineLvl w:val="1"/>
    </w:pPr>
    <w:rPr>
      <w:rFonts w:eastAsiaTheme="majorEastAsia" w:cstheme="majorBidi"/>
      <w:b/>
      <w:bCs/>
      <w:sz w:val="28"/>
      <w:szCs w:val="26"/>
    </w:rPr>
  </w:style>
  <w:style w:type="paragraph" w:styleId="Rubrik3">
    <w:name w:val="heading 3"/>
    <w:basedOn w:val="Normal"/>
    <w:next w:val="Normal"/>
    <w:link w:val="Rubrik3Char"/>
    <w:uiPriority w:val="9"/>
    <w:unhideWhenUsed/>
    <w:qFormat/>
    <w:rsid w:val="00B333BB"/>
    <w:pPr>
      <w:spacing w:after="0" w:line="360" w:lineRule="auto"/>
      <w:outlineLvl w:val="2"/>
    </w:pPr>
    <w:rPr>
      <w:i/>
    </w:rPr>
  </w:style>
  <w:style w:type="paragraph" w:styleId="Rubrik4">
    <w:name w:val="heading 4"/>
    <w:basedOn w:val="Normal"/>
    <w:next w:val="Normal"/>
    <w:link w:val="Rubrik4Char"/>
    <w:uiPriority w:val="9"/>
    <w:unhideWhenUsed/>
    <w:qFormat/>
    <w:rsid w:val="00B333BB"/>
    <w:pPr>
      <w:keepNext/>
      <w:keepLines/>
      <w:spacing w:after="0" w:line="360" w:lineRule="auto"/>
      <w:outlineLvl w:val="3"/>
    </w:pPr>
    <w:rPr>
      <w:rFonts w:eastAsiaTheme="majorEastAsia" w:cstheme="majorBidi"/>
      <w:bCs/>
      <w:iC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3Char">
    <w:name w:val="Rubrik 3 Char"/>
    <w:basedOn w:val="Standardstycketeckensnitt"/>
    <w:link w:val="Rubrik3"/>
    <w:uiPriority w:val="9"/>
    <w:rsid w:val="00B333BB"/>
    <w:rPr>
      <w:i/>
    </w:rPr>
  </w:style>
  <w:style w:type="character" w:customStyle="1" w:styleId="Rubrik4Char">
    <w:name w:val="Rubrik 4 Char"/>
    <w:basedOn w:val="Standardstycketeckensnitt"/>
    <w:link w:val="Rubrik4"/>
    <w:uiPriority w:val="9"/>
    <w:rsid w:val="00B333BB"/>
    <w:rPr>
      <w:rFonts w:eastAsiaTheme="majorEastAsia" w:cstheme="majorBidi"/>
      <w:bCs/>
      <w:iCs/>
    </w:rPr>
  </w:style>
  <w:style w:type="paragraph" w:styleId="Sidhuvud">
    <w:name w:val="header"/>
    <w:basedOn w:val="Normal"/>
    <w:link w:val="SidhuvudChar"/>
    <w:uiPriority w:val="99"/>
    <w:unhideWhenUsed/>
    <w:rsid w:val="00CE6E4F"/>
    <w:pPr>
      <w:tabs>
        <w:tab w:val="center" w:pos="4680"/>
        <w:tab w:val="right" w:pos="9360"/>
      </w:tabs>
      <w:spacing w:after="0" w:line="240" w:lineRule="auto"/>
    </w:pPr>
  </w:style>
  <w:style w:type="character" w:customStyle="1" w:styleId="SidhuvudChar">
    <w:name w:val="Sidhuvud Char"/>
    <w:basedOn w:val="Standardstycketeckensnitt"/>
    <w:link w:val="Sidhuvud"/>
    <w:uiPriority w:val="99"/>
    <w:rsid w:val="00CE6E4F"/>
  </w:style>
  <w:style w:type="paragraph" w:styleId="Sidfot">
    <w:name w:val="footer"/>
    <w:basedOn w:val="Normal"/>
    <w:link w:val="SidfotChar"/>
    <w:uiPriority w:val="99"/>
    <w:unhideWhenUsed/>
    <w:rsid w:val="00CE6E4F"/>
    <w:pPr>
      <w:tabs>
        <w:tab w:val="center" w:pos="4680"/>
        <w:tab w:val="right" w:pos="9360"/>
      </w:tabs>
      <w:spacing w:after="0" w:line="240" w:lineRule="auto"/>
    </w:pPr>
  </w:style>
  <w:style w:type="character" w:customStyle="1" w:styleId="SidfotChar">
    <w:name w:val="Sidfot Char"/>
    <w:basedOn w:val="Standardstycketeckensnitt"/>
    <w:link w:val="Sidfot"/>
    <w:uiPriority w:val="99"/>
    <w:rsid w:val="00CE6E4F"/>
  </w:style>
  <w:style w:type="character" w:customStyle="1" w:styleId="Rubrik1Char">
    <w:name w:val="Rubrik 1 Char"/>
    <w:basedOn w:val="Standardstycketeckensnitt"/>
    <w:link w:val="Rubrik1"/>
    <w:uiPriority w:val="9"/>
    <w:rsid w:val="00B333BB"/>
    <w:rPr>
      <w:rFonts w:eastAsiaTheme="majorEastAsia" w:cstheme="majorBidi"/>
      <w:b/>
      <w:bCs/>
      <w:sz w:val="32"/>
      <w:szCs w:val="28"/>
    </w:rPr>
  </w:style>
  <w:style w:type="paragraph" w:styleId="Innehllsfrteckningsrubrik">
    <w:name w:val="TOC Heading"/>
    <w:basedOn w:val="Rubrik1"/>
    <w:next w:val="Normal"/>
    <w:uiPriority w:val="39"/>
    <w:semiHidden/>
    <w:unhideWhenUsed/>
    <w:qFormat/>
    <w:rsid w:val="00CE6E4F"/>
    <w:pPr>
      <w:outlineLvl w:val="9"/>
    </w:pPr>
    <w:rPr>
      <w:lang w:eastAsia="ja-JP"/>
    </w:rPr>
  </w:style>
  <w:style w:type="paragraph" w:styleId="Ballongtext">
    <w:name w:val="Balloon Text"/>
    <w:basedOn w:val="Normal"/>
    <w:link w:val="BallongtextChar"/>
    <w:uiPriority w:val="99"/>
    <w:semiHidden/>
    <w:unhideWhenUsed/>
    <w:rsid w:val="00ED47D7"/>
    <w:pPr>
      <w:spacing w:after="0" w:line="240" w:lineRule="auto"/>
    </w:pPr>
    <w:rPr>
      <w:rFonts w:ascii="Tahoma" w:hAnsi="Tahoma" w:cs="Tahoma"/>
      <w:szCs w:val="16"/>
    </w:rPr>
  </w:style>
  <w:style w:type="character" w:customStyle="1" w:styleId="BallongtextChar">
    <w:name w:val="Ballongtext Char"/>
    <w:basedOn w:val="Standardstycketeckensnitt"/>
    <w:link w:val="Ballongtext"/>
    <w:uiPriority w:val="99"/>
    <w:semiHidden/>
    <w:rsid w:val="00ED47D7"/>
    <w:rPr>
      <w:rFonts w:ascii="Tahoma" w:hAnsi="Tahoma" w:cs="Tahoma"/>
      <w:szCs w:val="16"/>
    </w:rPr>
  </w:style>
  <w:style w:type="character" w:customStyle="1" w:styleId="Rubrik2Char">
    <w:name w:val="Rubrik 2 Char"/>
    <w:basedOn w:val="Standardstycketeckensnitt"/>
    <w:link w:val="Rubrik2"/>
    <w:uiPriority w:val="9"/>
    <w:rsid w:val="00B333BB"/>
    <w:rPr>
      <w:rFonts w:eastAsiaTheme="majorEastAsia" w:cstheme="majorBidi"/>
      <w:b/>
      <w:bCs/>
      <w:sz w:val="28"/>
      <w:szCs w:val="26"/>
    </w:rPr>
  </w:style>
  <w:style w:type="paragraph" w:styleId="Innehll1">
    <w:name w:val="toc 1"/>
    <w:basedOn w:val="Normal"/>
    <w:next w:val="Normal"/>
    <w:autoRedefine/>
    <w:uiPriority w:val="39"/>
    <w:unhideWhenUsed/>
    <w:rsid w:val="00A51AF1"/>
    <w:pPr>
      <w:spacing w:after="100"/>
    </w:pPr>
  </w:style>
  <w:style w:type="character" w:styleId="Hyperlnk">
    <w:name w:val="Hyperlink"/>
    <w:basedOn w:val="Standardstycketeckensnitt"/>
    <w:uiPriority w:val="99"/>
    <w:unhideWhenUsed/>
    <w:rsid w:val="00A51AF1"/>
    <w:rPr>
      <w:color w:val="0000FF" w:themeColor="hyperlink"/>
      <w:u w:val="single"/>
    </w:rPr>
  </w:style>
  <w:style w:type="paragraph" w:styleId="Rubrik">
    <w:name w:val="Title"/>
    <w:basedOn w:val="Normal"/>
    <w:next w:val="Normal"/>
    <w:link w:val="RubrikChar"/>
    <w:uiPriority w:val="10"/>
    <w:qFormat/>
    <w:rsid w:val="009C650B"/>
    <w:pPr>
      <w:pBdr>
        <w:bottom w:val="single" w:sz="8" w:space="4" w:color="4F81BD" w:themeColor="accent1"/>
      </w:pBdr>
      <w:spacing w:after="300" w:line="240" w:lineRule="auto"/>
      <w:contextualSpacing/>
    </w:pPr>
    <w:rPr>
      <w:rFonts w:eastAsiaTheme="majorEastAsia" w:cstheme="majorBidi"/>
      <w:b/>
      <w:spacing w:val="5"/>
      <w:kern w:val="28"/>
      <w:sz w:val="48"/>
      <w:szCs w:val="52"/>
    </w:rPr>
  </w:style>
  <w:style w:type="character" w:customStyle="1" w:styleId="RubrikChar">
    <w:name w:val="Rubrik Char"/>
    <w:basedOn w:val="Standardstycketeckensnitt"/>
    <w:link w:val="Rubrik"/>
    <w:uiPriority w:val="10"/>
    <w:rsid w:val="009C650B"/>
    <w:rPr>
      <w:rFonts w:ascii="Times New Roman" w:eastAsiaTheme="majorEastAsia" w:hAnsi="Times New Roman" w:cstheme="majorBidi"/>
      <w:b/>
      <w:spacing w:val="5"/>
      <w:kern w:val="28"/>
      <w:sz w:val="48"/>
      <w:szCs w:val="52"/>
    </w:rPr>
  </w:style>
  <w:style w:type="paragraph" w:styleId="Underrubrik">
    <w:name w:val="Subtitle"/>
    <w:basedOn w:val="Normal"/>
    <w:next w:val="Normal"/>
    <w:link w:val="UnderrubrikChar"/>
    <w:uiPriority w:val="11"/>
    <w:qFormat/>
    <w:rsid w:val="009C650B"/>
    <w:pPr>
      <w:numPr>
        <w:ilvl w:val="1"/>
      </w:numPr>
    </w:pPr>
    <w:rPr>
      <w:rFonts w:eastAsiaTheme="majorEastAsia" w:cstheme="majorBidi"/>
      <w:i/>
      <w:iCs/>
      <w:spacing w:val="15"/>
      <w:sz w:val="32"/>
    </w:rPr>
  </w:style>
  <w:style w:type="character" w:customStyle="1" w:styleId="UnderrubrikChar">
    <w:name w:val="Underrubrik Char"/>
    <w:basedOn w:val="Standardstycketeckensnitt"/>
    <w:link w:val="Underrubrik"/>
    <w:uiPriority w:val="11"/>
    <w:rsid w:val="009C650B"/>
    <w:rPr>
      <w:rFonts w:ascii="Times New Roman" w:eastAsiaTheme="majorEastAsia" w:hAnsi="Times New Roman" w:cstheme="majorBidi"/>
      <w:i/>
      <w:iCs/>
      <w:spacing w:val="15"/>
      <w:sz w:val="32"/>
      <w:szCs w:val="24"/>
    </w:rPr>
  </w:style>
  <w:style w:type="character" w:styleId="Diskretbetoning">
    <w:name w:val="Subtle Emphasis"/>
    <w:aliases w:val="Normal text"/>
    <w:uiPriority w:val="19"/>
    <w:qFormat/>
    <w:rsid w:val="00D54188"/>
    <w:rPr>
      <w:rFonts w:ascii="Times New Roman" w:hAnsi="Times New Roman"/>
      <w:i w:val="0"/>
      <w:iCs/>
      <w:color w:val="auto"/>
      <w:sz w:val="24"/>
    </w:rPr>
  </w:style>
  <w:style w:type="paragraph" w:customStyle="1" w:styleId="Default">
    <w:name w:val="Default"/>
    <w:rsid w:val="00A85A75"/>
    <w:pPr>
      <w:autoSpaceDE w:val="0"/>
      <w:autoSpaceDN w:val="0"/>
      <w:adjustRightInd w:val="0"/>
      <w:spacing w:after="0" w:line="240" w:lineRule="auto"/>
    </w:pPr>
    <w:rPr>
      <w:rFonts w:ascii="Calibri" w:hAnsi="Calibri" w:cs="Calibri"/>
      <w:color w:val="000000"/>
    </w:rPr>
  </w:style>
  <w:style w:type="character" w:styleId="Kommentarsreferens">
    <w:name w:val="annotation reference"/>
    <w:basedOn w:val="Standardstycketeckensnitt"/>
    <w:uiPriority w:val="99"/>
    <w:semiHidden/>
    <w:unhideWhenUsed/>
    <w:rsid w:val="00ED47D7"/>
    <w:rPr>
      <w:sz w:val="16"/>
      <w:szCs w:val="16"/>
    </w:rPr>
  </w:style>
  <w:style w:type="paragraph" w:styleId="Kommentarer">
    <w:name w:val="annotation text"/>
    <w:basedOn w:val="Normal"/>
    <w:link w:val="KommentarerChar"/>
    <w:uiPriority w:val="99"/>
    <w:unhideWhenUsed/>
    <w:rsid w:val="00ED47D7"/>
    <w:pPr>
      <w:spacing w:line="240" w:lineRule="auto"/>
    </w:pPr>
    <w:rPr>
      <w:sz w:val="20"/>
      <w:szCs w:val="20"/>
    </w:rPr>
  </w:style>
  <w:style w:type="character" w:customStyle="1" w:styleId="KommentarerChar">
    <w:name w:val="Kommentarer Char"/>
    <w:basedOn w:val="Standardstycketeckensnitt"/>
    <w:link w:val="Kommentarer"/>
    <w:uiPriority w:val="99"/>
    <w:rsid w:val="00ED47D7"/>
    <w:rPr>
      <w:sz w:val="20"/>
      <w:szCs w:val="20"/>
    </w:rPr>
  </w:style>
  <w:style w:type="paragraph" w:styleId="Kommentarsmne">
    <w:name w:val="annotation subject"/>
    <w:basedOn w:val="Kommentarer"/>
    <w:next w:val="Kommentarer"/>
    <w:link w:val="KommentarsmneChar"/>
    <w:uiPriority w:val="99"/>
    <w:semiHidden/>
    <w:unhideWhenUsed/>
    <w:rsid w:val="00ED47D7"/>
    <w:rPr>
      <w:b/>
      <w:bCs/>
    </w:rPr>
  </w:style>
  <w:style w:type="character" w:customStyle="1" w:styleId="KommentarsmneChar">
    <w:name w:val="Kommentarsämne Char"/>
    <w:basedOn w:val="KommentarerChar"/>
    <w:link w:val="Kommentarsmne"/>
    <w:uiPriority w:val="99"/>
    <w:semiHidden/>
    <w:rsid w:val="00ED47D7"/>
    <w:rPr>
      <w:b/>
      <w:bCs/>
      <w:sz w:val="20"/>
      <w:szCs w:val="20"/>
    </w:rPr>
  </w:style>
  <w:style w:type="paragraph" w:customStyle="1" w:styleId="Brdtext1">
    <w:name w:val="Brödtext1"/>
    <w:basedOn w:val="Normal"/>
    <w:link w:val="Brdtext1Char"/>
    <w:qFormat/>
    <w:rsid w:val="005D6FA2"/>
    <w:pPr>
      <w:spacing w:after="0" w:line="360" w:lineRule="auto"/>
      <w:jc w:val="both"/>
    </w:pPr>
    <w:rPr>
      <w:bCs/>
      <w:lang w:val="en-US"/>
    </w:rPr>
  </w:style>
  <w:style w:type="paragraph" w:styleId="Litteraturfrteckning">
    <w:name w:val="Bibliography"/>
    <w:basedOn w:val="Normal"/>
    <w:next w:val="Normal"/>
    <w:uiPriority w:val="37"/>
    <w:unhideWhenUsed/>
    <w:rsid w:val="005D6FA2"/>
    <w:pPr>
      <w:tabs>
        <w:tab w:val="left" w:pos="384"/>
      </w:tabs>
      <w:spacing w:after="240" w:line="240" w:lineRule="auto"/>
      <w:ind w:left="384" w:hanging="384"/>
    </w:pPr>
  </w:style>
  <w:style w:type="character" w:customStyle="1" w:styleId="Brdtext1Char">
    <w:name w:val="Brödtext1 Char"/>
    <w:basedOn w:val="Standardstycketeckensnitt"/>
    <w:link w:val="Brdtext1"/>
    <w:rsid w:val="005D6FA2"/>
    <w:rPr>
      <w:bCs/>
    </w:rPr>
  </w:style>
  <w:style w:type="paragraph" w:styleId="Normalwebb">
    <w:name w:val="Normal (Web)"/>
    <w:basedOn w:val="Normal"/>
    <w:uiPriority w:val="99"/>
    <w:unhideWhenUsed/>
    <w:rsid w:val="00873349"/>
    <w:pPr>
      <w:spacing w:before="100" w:beforeAutospacing="1" w:after="100" w:afterAutospacing="1" w:line="240" w:lineRule="auto"/>
    </w:pPr>
    <w:rPr>
      <w:rFonts w:eastAsia="Times New Roman"/>
      <w:lang w:eastAsia="sv-SE"/>
    </w:rPr>
  </w:style>
  <w:style w:type="character" w:styleId="Betoning">
    <w:name w:val="Emphasis"/>
    <w:basedOn w:val="Standardstycketeckensnitt"/>
    <w:uiPriority w:val="20"/>
    <w:qFormat/>
    <w:rsid w:val="00873349"/>
    <w:rPr>
      <w:i/>
      <w:iCs/>
    </w:rPr>
  </w:style>
  <w:style w:type="character" w:styleId="Olstomnmnande">
    <w:name w:val="Unresolved Mention"/>
    <w:basedOn w:val="Standardstycketeckensnitt"/>
    <w:uiPriority w:val="99"/>
    <w:semiHidden/>
    <w:unhideWhenUsed/>
    <w:rsid w:val="0093267B"/>
    <w:rPr>
      <w:color w:val="605E5C"/>
      <w:shd w:val="clear" w:color="auto" w:fill="E1DFDD"/>
    </w:rPr>
  </w:style>
  <w:style w:type="character" w:styleId="AnvndHyperlnk">
    <w:name w:val="FollowedHyperlink"/>
    <w:basedOn w:val="Standardstycketeckensnitt"/>
    <w:uiPriority w:val="99"/>
    <w:semiHidden/>
    <w:unhideWhenUsed/>
    <w:rsid w:val="00077458"/>
    <w:rPr>
      <w:color w:val="800080" w:themeColor="followedHyperlink"/>
      <w:u w:val="single"/>
    </w:rPr>
  </w:style>
  <w:style w:type="table" w:styleId="Tabellrutnt">
    <w:name w:val="Table Grid"/>
    <w:basedOn w:val="Normaltabell"/>
    <w:uiPriority w:val="59"/>
    <w:rsid w:val="00622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Brdtext1"/>
    <w:link w:val="tableChar"/>
    <w:qFormat/>
    <w:rsid w:val="004774A3"/>
    <w:pPr>
      <w:spacing w:line="240" w:lineRule="auto"/>
      <w:jc w:val="left"/>
    </w:pPr>
    <w:rPr>
      <w:sz w:val="18"/>
      <w:szCs w:val="18"/>
      <w:lang w:val="en-GB"/>
    </w:rPr>
  </w:style>
  <w:style w:type="character" w:customStyle="1" w:styleId="tableChar">
    <w:name w:val="table Char"/>
    <w:basedOn w:val="Brdtext1Char"/>
    <w:link w:val="table"/>
    <w:rsid w:val="004774A3"/>
    <w:rPr>
      <w:bCs/>
      <w:sz w:val="18"/>
      <w:szCs w:val="18"/>
      <w:lang w:val="en-GB"/>
    </w:rPr>
  </w:style>
  <w:style w:type="paragraph" w:styleId="Revision">
    <w:name w:val="Revision"/>
    <w:hidden/>
    <w:uiPriority w:val="99"/>
    <w:semiHidden/>
    <w:rsid w:val="00E949D2"/>
    <w:pPr>
      <w:spacing w:after="0" w:line="240" w:lineRule="auto"/>
    </w:pPr>
    <w:rPr>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8403">
      <w:bodyDiv w:val="1"/>
      <w:marLeft w:val="0"/>
      <w:marRight w:val="0"/>
      <w:marTop w:val="0"/>
      <w:marBottom w:val="0"/>
      <w:divBdr>
        <w:top w:val="none" w:sz="0" w:space="0" w:color="auto"/>
        <w:left w:val="none" w:sz="0" w:space="0" w:color="auto"/>
        <w:bottom w:val="none" w:sz="0" w:space="0" w:color="auto"/>
        <w:right w:val="none" w:sz="0" w:space="0" w:color="auto"/>
      </w:divBdr>
    </w:div>
    <w:div w:id="186332529">
      <w:bodyDiv w:val="1"/>
      <w:marLeft w:val="0"/>
      <w:marRight w:val="0"/>
      <w:marTop w:val="0"/>
      <w:marBottom w:val="0"/>
      <w:divBdr>
        <w:top w:val="none" w:sz="0" w:space="0" w:color="auto"/>
        <w:left w:val="none" w:sz="0" w:space="0" w:color="auto"/>
        <w:bottom w:val="none" w:sz="0" w:space="0" w:color="auto"/>
        <w:right w:val="none" w:sz="0" w:space="0" w:color="auto"/>
      </w:divBdr>
    </w:div>
    <w:div w:id="976373016">
      <w:bodyDiv w:val="1"/>
      <w:marLeft w:val="0"/>
      <w:marRight w:val="0"/>
      <w:marTop w:val="0"/>
      <w:marBottom w:val="0"/>
      <w:divBdr>
        <w:top w:val="none" w:sz="0" w:space="0" w:color="auto"/>
        <w:left w:val="none" w:sz="0" w:space="0" w:color="auto"/>
        <w:bottom w:val="none" w:sz="0" w:space="0" w:color="auto"/>
        <w:right w:val="none" w:sz="0" w:space="0" w:color="auto"/>
      </w:divBdr>
    </w:div>
    <w:div w:id="115278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hyperlink" Target="https://kise-my.sharepoint.com/personal/maja_martos_stud_ki_se/Documents/Projektarbete%20perinatologi_2.docx" TargetMode="Externa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https://pubmed-ncbi-nlm-nih-gov.proxy.kib.ki.se/1749573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hyperlink" Target="https://pubmed-ncbi-nlm-nih-gov.proxy.kib.ki.se/23483534/"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journals.lww.com/jtrauma/Abstract/2007/12000/Preventable_or_Potentially_Preventable_Mortality.21.aspx" TargetMode="External"/><Relationship Id="rId32" Type="http://schemas.openxmlformats.org/officeDocument/2006/relationships/hyperlink" Target="https://pubmed-ncbi-nlm-nih-gov.proxy.kib.ki.se/35383831/" TargetMode="External"/><Relationship Id="rId37" Type="http://schemas.openxmlformats.org/officeDocument/2006/relationships/hyperlink" Target="https://pubmed-ncbi-nlm-nih-gov.proxy.kib.ki.se/35593705/" TargetMode="External"/><Relationship Id="rId40" Type="http://schemas.microsoft.com/office/2011/relationships/people" Target="peop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hyperlink" Target="https://www.ncbi.nlm.nih.gov/pmc/articles/PMC1475565/" TargetMode="External"/><Relationship Id="rId36" Type="http://schemas.openxmlformats.org/officeDocument/2006/relationships/hyperlink" Target="https://pubmed-ncbi-nlm-nih-gov.proxy.kib.ki.se/1642533/"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pubmed-ncbi-nlm-nih-gov.proxy.kib.ki.se/1056871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hyperlink" Target="https://onlinelibrary.wiley.com/doi/abs/10.1111/aas.13151" TargetMode="External"/><Relationship Id="rId30" Type="http://schemas.openxmlformats.org/officeDocument/2006/relationships/hyperlink" Target="https://www-sciencedirect-com.proxy.kib.ki.se/science/article/pii/S0012369221000465" TargetMode="External"/><Relationship Id="rId35" Type="http://schemas.openxmlformats.org/officeDocument/2006/relationships/hyperlink" Target="https://pubmed-ncbi-nlm-nih-gov.proxy.kib.ki.se/32923328/"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18/08/relationships/commentsExtensible" Target="commentsExtensible.xml"/><Relationship Id="rId25" Type="http://schemas.openxmlformats.org/officeDocument/2006/relationships/hyperlink" Target="https://www.ncbi.nlm.nih.gov/pmc/articles/PMC1475565/" TargetMode="External"/><Relationship Id="rId33" Type="http://schemas.openxmlformats.org/officeDocument/2006/relationships/hyperlink" Target="https://pubmed-ncbi-nlm-nih-gov.proxy.kib.ki.se/27359088/"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3">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e3756bc-10d7-4a7b-b8a4-b61eb65ed34e"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kument" ma:contentTypeID="0x010100096D30734D164A4F89F65DA8C69C5669" ma:contentTypeVersion="8" ma:contentTypeDescription="Skapa ett nytt dokument." ma:contentTypeScope="" ma:versionID="955eaf60c1a609ee3593fbd6104af7d6">
  <xsd:schema xmlns:xsd="http://www.w3.org/2001/XMLSchema" xmlns:xs="http://www.w3.org/2001/XMLSchema" xmlns:p="http://schemas.microsoft.com/office/2006/metadata/properties" xmlns:ns3="8e3756bc-10d7-4a7b-b8a4-b61eb65ed34e" xmlns:ns4="d46287de-12a4-4460-9024-2d59ed7945cc" targetNamespace="http://schemas.microsoft.com/office/2006/metadata/properties" ma:root="true" ma:fieldsID="90731da7df36139b6ad8fc4cc50ba6ef" ns3:_="" ns4:_="">
    <xsd:import namespace="8e3756bc-10d7-4a7b-b8a4-b61eb65ed34e"/>
    <xsd:import namespace="d46287de-12a4-4460-9024-2d59ed7945c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3756bc-10d7-4a7b-b8a4-b61eb65ed3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46287de-12a4-4460-9024-2d59ed7945cc"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element name="SharingHintHash" ma:index="12" nillable="true" ma:displayName="Delar tips,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A67A5E-7828-4D56-9580-0D4681E8CA22}">
  <ds:schemaRefs>
    <ds:schemaRef ds:uri="http://schemas.microsoft.com/sharepoint/v3/contenttype/forms"/>
  </ds:schemaRefs>
</ds:datastoreItem>
</file>

<file path=customXml/itemProps2.xml><?xml version="1.0" encoding="utf-8"?>
<ds:datastoreItem xmlns:ds="http://schemas.openxmlformats.org/officeDocument/2006/customXml" ds:itemID="{F6CFDFB7-F9FF-46EF-9819-646A0DEC0749}">
  <ds:schemaRefs>
    <ds:schemaRef ds:uri="http://schemas.microsoft.com/office/2006/metadata/properties"/>
    <ds:schemaRef ds:uri="http://schemas.microsoft.com/office/infopath/2007/PartnerControls"/>
    <ds:schemaRef ds:uri="8e3756bc-10d7-4a7b-b8a4-b61eb65ed34e"/>
  </ds:schemaRefs>
</ds:datastoreItem>
</file>

<file path=customXml/itemProps3.xml><?xml version="1.0" encoding="utf-8"?>
<ds:datastoreItem xmlns:ds="http://schemas.openxmlformats.org/officeDocument/2006/customXml" ds:itemID="{1B648DB8-AFEA-459C-B0B7-0EC12294F08F}">
  <ds:schemaRefs>
    <ds:schemaRef ds:uri="http://schemas.openxmlformats.org/officeDocument/2006/bibliography"/>
  </ds:schemaRefs>
</ds:datastoreItem>
</file>

<file path=customXml/itemProps4.xml><?xml version="1.0" encoding="utf-8"?>
<ds:datastoreItem xmlns:ds="http://schemas.openxmlformats.org/officeDocument/2006/customXml" ds:itemID="{DF99A23F-30B2-4993-9E34-22FAB4FDE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3756bc-10d7-4a7b-b8a4-b61eb65ed34e"/>
    <ds:schemaRef ds:uri="d46287de-12a4-4460-9024-2d59ed7945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16527</Words>
  <Characters>87594</Characters>
  <Application>Microsoft Office Word</Application>
  <DocSecurity>0</DocSecurity>
  <Lines>729</Lines>
  <Paragraphs>207</Paragraphs>
  <ScaleCrop>false</ScaleCrop>
  <HeadingPairs>
    <vt:vector size="2" baseType="variant">
      <vt:variant>
        <vt:lpstr>Rubrik</vt:lpstr>
      </vt:variant>
      <vt:variant>
        <vt:i4>1</vt:i4>
      </vt:variant>
    </vt:vector>
  </HeadingPairs>
  <TitlesOfParts>
    <vt:vector size="1" baseType="lpstr">
      <vt:lpstr>Titel på uppsatsen placeras här</vt:lpstr>
    </vt:vector>
  </TitlesOfParts>
  <Company>MEB</Company>
  <LinksUpToDate>false</LinksUpToDate>
  <CharactersWithSpaces>103914</CharactersWithSpaces>
  <SharedDoc>false</SharedDoc>
  <HLinks>
    <vt:vector size="84" baseType="variant">
      <vt:variant>
        <vt:i4>5242958</vt:i4>
      </vt:variant>
      <vt:variant>
        <vt:i4>137</vt:i4>
      </vt:variant>
      <vt:variant>
        <vt:i4>0</vt:i4>
      </vt:variant>
      <vt:variant>
        <vt:i4>5</vt:i4>
      </vt:variant>
      <vt:variant>
        <vt:lpwstr>https://pubmed-ncbi-nlm-nih-gov.proxy.kib.ki.se/35593705/</vt:lpwstr>
      </vt:variant>
      <vt:variant>
        <vt:lpwstr/>
      </vt:variant>
      <vt:variant>
        <vt:i4>4587592</vt:i4>
      </vt:variant>
      <vt:variant>
        <vt:i4>134</vt:i4>
      </vt:variant>
      <vt:variant>
        <vt:i4>0</vt:i4>
      </vt:variant>
      <vt:variant>
        <vt:i4>5</vt:i4>
      </vt:variant>
      <vt:variant>
        <vt:lpwstr>https://pubmed-ncbi-nlm-nih-gov.proxy.kib.ki.se/1642533/</vt:lpwstr>
      </vt:variant>
      <vt:variant>
        <vt:lpwstr/>
      </vt:variant>
      <vt:variant>
        <vt:i4>5570624</vt:i4>
      </vt:variant>
      <vt:variant>
        <vt:i4>131</vt:i4>
      </vt:variant>
      <vt:variant>
        <vt:i4>0</vt:i4>
      </vt:variant>
      <vt:variant>
        <vt:i4>5</vt:i4>
      </vt:variant>
      <vt:variant>
        <vt:lpwstr>https://pubmed-ncbi-nlm-nih-gov.proxy.kib.ki.se/32923328/</vt:lpwstr>
      </vt:variant>
      <vt:variant>
        <vt:lpwstr/>
      </vt:variant>
      <vt:variant>
        <vt:i4>5570632</vt:i4>
      </vt:variant>
      <vt:variant>
        <vt:i4>128</vt:i4>
      </vt:variant>
      <vt:variant>
        <vt:i4>0</vt:i4>
      </vt:variant>
      <vt:variant>
        <vt:i4>5</vt:i4>
      </vt:variant>
      <vt:variant>
        <vt:lpwstr>https://pubmed-ncbi-nlm-nih-gov.proxy.kib.ki.se/17495732/</vt:lpwstr>
      </vt:variant>
      <vt:variant>
        <vt:lpwstr/>
      </vt:variant>
      <vt:variant>
        <vt:i4>5505099</vt:i4>
      </vt:variant>
      <vt:variant>
        <vt:i4>125</vt:i4>
      </vt:variant>
      <vt:variant>
        <vt:i4>0</vt:i4>
      </vt:variant>
      <vt:variant>
        <vt:i4>5</vt:i4>
      </vt:variant>
      <vt:variant>
        <vt:lpwstr>https://pubmed-ncbi-nlm-nih-gov.proxy.kib.ki.se/27359088/</vt:lpwstr>
      </vt:variant>
      <vt:variant>
        <vt:lpwstr/>
      </vt:variant>
      <vt:variant>
        <vt:i4>5898315</vt:i4>
      </vt:variant>
      <vt:variant>
        <vt:i4>122</vt:i4>
      </vt:variant>
      <vt:variant>
        <vt:i4>0</vt:i4>
      </vt:variant>
      <vt:variant>
        <vt:i4>5</vt:i4>
      </vt:variant>
      <vt:variant>
        <vt:lpwstr>https://pubmed-ncbi-nlm-nih-gov.proxy.kib.ki.se/35383831/</vt:lpwstr>
      </vt:variant>
      <vt:variant>
        <vt:lpwstr/>
      </vt:variant>
      <vt:variant>
        <vt:i4>5701702</vt:i4>
      </vt:variant>
      <vt:variant>
        <vt:i4>119</vt:i4>
      </vt:variant>
      <vt:variant>
        <vt:i4>0</vt:i4>
      </vt:variant>
      <vt:variant>
        <vt:i4>5</vt:i4>
      </vt:variant>
      <vt:variant>
        <vt:lpwstr>https://pubmed-ncbi-nlm-nih-gov.proxy.kib.ki.se/10568718/</vt:lpwstr>
      </vt:variant>
      <vt:variant>
        <vt:lpwstr/>
      </vt:variant>
      <vt:variant>
        <vt:i4>3801139</vt:i4>
      </vt:variant>
      <vt:variant>
        <vt:i4>116</vt:i4>
      </vt:variant>
      <vt:variant>
        <vt:i4>0</vt:i4>
      </vt:variant>
      <vt:variant>
        <vt:i4>5</vt:i4>
      </vt:variant>
      <vt:variant>
        <vt:lpwstr>https://www-sciencedirect-com.proxy.kib.ki.se/science/article/pii/S0012369221000465</vt:lpwstr>
      </vt:variant>
      <vt:variant>
        <vt:lpwstr/>
      </vt:variant>
      <vt:variant>
        <vt:i4>5505101</vt:i4>
      </vt:variant>
      <vt:variant>
        <vt:i4>113</vt:i4>
      </vt:variant>
      <vt:variant>
        <vt:i4>0</vt:i4>
      </vt:variant>
      <vt:variant>
        <vt:i4>5</vt:i4>
      </vt:variant>
      <vt:variant>
        <vt:lpwstr>https://pubmed-ncbi-nlm-nih-gov.proxy.kib.ki.se/23483534/</vt:lpwstr>
      </vt:variant>
      <vt:variant>
        <vt:lpwstr/>
      </vt:variant>
      <vt:variant>
        <vt:i4>1179717</vt:i4>
      </vt:variant>
      <vt:variant>
        <vt:i4>110</vt:i4>
      </vt:variant>
      <vt:variant>
        <vt:i4>0</vt:i4>
      </vt:variant>
      <vt:variant>
        <vt:i4>5</vt:i4>
      </vt:variant>
      <vt:variant>
        <vt:lpwstr>https://www.ncbi.nlm.nih.gov/pmc/articles/PMC1475565/</vt:lpwstr>
      </vt:variant>
      <vt:variant>
        <vt:lpwstr/>
      </vt:variant>
      <vt:variant>
        <vt:i4>852037</vt:i4>
      </vt:variant>
      <vt:variant>
        <vt:i4>107</vt:i4>
      </vt:variant>
      <vt:variant>
        <vt:i4>0</vt:i4>
      </vt:variant>
      <vt:variant>
        <vt:i4>5</vt:i4>
      </vt:variant>
      <vt:variant>
        <vt:lpwstr>https://onlinelibrary.wiley.com/doi/abs/10.1111/aas.13151</vt:lpwstr>
      </vt:variant>
      <vt:variant>
        <vt:lpwstr/>
      </vt:variant>
      <vt:variant>
        <vt:i4>1310819</vt:i4>
      </vt:variant>
      <vt:variant>
        <vt:i4>104</vt:i4>
      </vt:variant>
      <vt:variant>
        <vt:i4>0</vt:i4>
      </vt:variant>
      <vt:variant>
        <vt:i4>5</vt:i4>
      </vt:variant>
      <vt:variant>
        <vt:lpwstr>https://kise-my.sharepoint.com/personal/maja_martos_stud_ki_se/Documents/Projektarbete perinatologi_2.docx</vt:lpwstr>
      </vt:variant>
      <vt:variant>
        <vt:lpwstr/>
      </vt:variant>
      <vt:variant>
        <vt:i4>1179717</vt:i4>
      </vt:variant>
      <vt:variant>
        <vt:i4>101</vt:i4>
      </vt:variant>
      <vt:variant>
        <vt:i4>0</vt:i4>
      </vt:variant>
      <vt:variant>
        <vt:i4>5</vt:i4>
      </vt:variant>
      <vt:variant>
        <vt:lpwstr>https://www.ncbi.nlm.nih.gov/pmc/articles/PMC1475565/</vt:lpwstr>
      </vt:variant>
      <vt:variant>
        <vt:lpwstr/>
      </vt:variant>
      <vt:variant>
        <vt:i4>3604576</vt:i4>
      </vt:variant>
      <vt:variant>
        <vt:i4>98</vt:i4>
      </vt:variant>
      <vt:variant>
        <vt:i4>0</vt:i4>
      </vt:variant>
      <vt:variant>
        <vt:i4>5</vt:i4>
      </vt:variant>
      <vt:variant>
        <vt:lpwstr>https://journals.lww.com/jtrauma/Abstract/2007/12000/Preventable_or_Potentially_Preventable_Mortality.21.aspx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på uppsatsen placeras här</dc:title>
  <dc:subject/>
  <dc:creator>Kristina Leif</dc:creator>
  <cp:keywords/>
  <cp:lastModifiedBy>Martin Gerdin Wärnberg</cp:lastModifiedBy>
  <cp:revision>2</cp:revision>
  <cp:lastPrinted>2012-03-20T05:17:00Z</cp:lastPrinted>
  <dcterms:created xsi:type="dcterms:W3CDTF">2023-04-24T18:20:00Z</dcterms:created>
  <dcterms:modified xsi:type="dcterms:W3CDTF">2023-04-24T18:20:00Z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0x010100096D30734D164A4F89F65DA8C69C5669</vt:lpwstr>
  </property>
  <property fmtid="{D5CDD505-2E9C-101B-9397-08002B2CF9AE}" pid="3" name="ZOTERO_PREF_1">
    <vt:lpwstr>&lt;data data-version="3" zotero-version="6.0.23"&gt;&lt;session id="79Wqli8n"/&gt;&lt;style id="http://www.zotero.org/styles/vancouver" locale="en-US" hasBibliography="1" bibliographyStyleHasBeenSet="1"/&gt;&lt;prefs&gt;&lt;pref name="fieldType" value="Field"/&gt;&lt;pref name="automati</vt:lpwstr>
  </property>
  <property fmtid="{D5CDD505-2E9C-101B-9397-08002B2CF9AE}" pid="4" name="ZOTERO_PREF_2">
    <vt:lpwstr>cJournalAbbreviations" value="true"/&gt;&lt;/prefs&gt;&lt;/data&gt;</vt:lpwstr>
  </property>
</Properties>
</file>